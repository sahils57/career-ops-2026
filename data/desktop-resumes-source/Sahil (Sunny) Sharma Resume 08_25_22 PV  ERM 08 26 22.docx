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0AE8C" w14:textId="64A7BD14" w:rsidR="0069397D" w:rsidRPr="00644DC3" w:rsidRDefault="00333FD6" w:rsidP="00CB0F3B">
      <w:pPr>
        <w:pStyle w:val="CandidateNameResume"/>
        <w:spacing w:line="240" w:lineRule="auto"/>
        <w:rPr>
          <w:rFonts w:cstheme="minorHAnsi"/>
          <w:b/>
          <w:smallCaps/>
          <w:spacing w:val="0"/>
          <w:sz w:val="36"/>
          <w:szCs w:val="34"/>
        </w:rPr>
      </w:pPr>
      <w:r w:rsidRPr="00333FD6">
        <w:rPr>
          <w:rFonts w:cstheme="minorHAnsi"/>
          <w:b/>
          <w:smallCaps/>
          <w:spacing w:val="0"/>
          <w:sz w:val="36"/>
          <w:szCs w:val="34"/>
        </w:rPr>
        <w:t>SAHIL</w:t>
      </w:r>
      <w:r w:rsidR="00167161">
        <w:rPr>
          <w:rFonts w:cstheme="minorHAnsi"/>
          <w:b/>
          <w:smallCaps/>
          <w:spacing w:val="0"/>
          <w:sz w:val="36"/>
          <w:szCs w:val="34"/>
        </w:rPr>
        <w:t xml:space="preserve"> (SUNNY)</w:t>
      </w:r>
      <w:r w:rsidRPr="00333FD6">
        <w:rPr>
          <w:rFonts w:cstheme="minorHAnsi"/>
          <w:b/>
          <w:smallCaps/>
          <w:spacing w:val="0"/>
          <w:sz w:val="36"/>
          <w:szCs w:val="34"/>
        </w:rPr>
        <w:t xml:space="preserve"> SHARMA</w:t>
      </w:r>
    </w:p>
    <w:p w14:paraId="7064ED53" w14:textId="52A95DE4" w:rsidR="00BB239F" w:rsidRPr="001A3485" w:rsidRDefault="003F705D" w:rsidP="00CB0F3B">
      <w:pPr>
        <w:pStyle w:val="CandidateContactInfoResume"/>
        <w:spacing w:line="240" w:lineRule="auto"/>
        <w:rPr>
          <w:rFonts w:cstheme="minorHAnsi"/>
          <w:color w:val="000000" w:themeColor="text1"/>
          <w:spacing w:val="0"/>
          <w:sz w:val="21"/>
          <w:szCs w:val="21"/>
        </w:rPr>
      </w:pPr>
      <w:bookmarkStart w:id="0" w:name="Text1"/>
      <w:r>
        <w:rPr>
          <w:rFonts w:cstheme="minorHAnsi"/>
          <w:color w:val="000000" w:themeColor="text1"/>
          <w:spacing w:val="0"/>
          <w:sz w:val="21"/>
          <w:szCs w:val="21"/>
        </w:rPr>
        <w:t>s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ahils4@</w:t>
      </w:r>
      <w:r w:rsidR="00167161" w:rsidRPr="001A3485">
        <w:rPr>
          <w:rFonts w:cstheme="minorHAnsi"/>
          <w:color w:val="000000" w:themeColor="text1"/>
          <w:spacing w:val="0"/>
          <w:sz w:val="21"/>
          <w:szCs w:val="21"/>
        </w:rPr>
        <w:t>uw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.edu</w:t>
      </w:r>
      <w:r w:rsidR="005C057E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r w:rsidR="00EB3D20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| </w:t>
      </w:r>
      <w:bookmarkEnd w:id="0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Seattle, WA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 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(857) 352-4577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</w:t>
      </w:r>
      <w:bookmarkStart w:id="1" w:name="Text2"/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bookmarkEnd w:id="1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Linkdin.com/in/sahils57</w:t>
      </w:r>
    </w:p>
    <w:p w14:paraId="4CCAF56D" w14:textId="77777777" w:rsidR="0069397D" w:rsidRPr="00644DC3" w:rsidRDefault="0069397D" w:rsidP="00CB0F3B">
      <w:pPr>
        <w:pStyle w:val="SectionHeading"/>
        <w:tabs>
          <w:tab w:val="clear" w:pos="1440"/>
        </w:tabs>
        <w:spacing w:line="240" w:lineRule="auto"/>
        <w:rPr>
          <w:rFonts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EDU</w:t>
      </w:r>
      <w:r w:rsidRPr="00644DC3">
        <w:rPr>
          <w:rFonts w:cstheme="minorHAnsi"/>
          <w:spacing w:val="4"/>
          <w:sz w:val="22"/>
          <w:szCs w:val="22"/>
        </w:rPr>
        <w:t>CATION</w:t>
      </w:r>
      <w:r w:rsidRPr="00644DC3">
        <w:rPr>
          <w:rFonts w:cstheme="minorHAnsi"/>
          <w:spacing w:val="4"/>
          <w:sz w:val="20"/>
          <w:szCs w:val="19"/>
        </w:rPr>
        <w:t xml:space="preserve"> </w:t>
      </w:r>
    </w:p>
    <w:p w14:paraId="2136396E" w14:textId="7E11D865" w:rsidR="0069397D" w:rsidRPr="00644DC3" w:rsidRDefault="00541A4D" w:rsidP="00CB0F3B">
      <w:pPr>
        <w:pStyle w:val="InstitutionResume"/>
        <w:spacing w:line="240" w:lineRule="auto"/>
        <w:rPr>
          <w:rFonts w:cstheme="minorHAnsi"/>
          <w:spacing w:val="0"/>
        </w:rPr>
      </w:pPr>
      <w:r w:rsidRPr="00644DC3">
        <w:rPr>
          <w:rStyle w:val="InstitutionBoldResume"/>
          <w:rFonts w:cstheme="minorHAnsi"/>
          <w:caps/>
          <w:smallCaps w:val="0"/>
          <w:spacing w:val="0"/>
        </w:rPr>
        <w:t>Foster School of Business, University of Washington</w:t>
      </w:r>
      <w:r w:rsidR="00DD5213" w:rsidRPr="00644DC3">
        <w:rPr>
          <w:rStyle w:val="InstitutionBoldResume"/>
          <w:rFonts w:cstheme="minorHAnsi"/>
          <w:spacing w:val="0"/>
        </w:rPr>
        <w:t>,</w:t>
      </w:r>
      <w:r w:rsidR="00DD5213" w:rsidRPr="00644DC3">
        <w:rPr>
          <w:rFonts w:cstheme="minorHAnsi"/>
          <w:spacing w:val="0"/>
        </w:rPr>
        <w:t xml:space="preserve"> </w:t>
      </w:r>
      <w:r w:rsidR="006729CF" w:rsidRPr="00644DC3">
        <w:rPr>
          <w:rFonts w:cstheme="minorHAnsi"/>
          <w:spacing w:val="0"/>
        </w:rPr>
        <w:t>Seattle, WA</w:t>
      </w:r>
      <w:r w:rsidR="006A6D6F" w:rsidRPr="00644DC3">
        <w:rPr>
          <w:rFonts w:cstheme="minorHAnsi"/>
          <w:spacing w:val="0"/>
        </w:rPr>
        <w:tab/>
      </w:r>
      <w:bookmarkStart w:id="2" w:name="Text30"/>
      <w:r w:rsidR="004457D6" w:rsidRPr="00644DC3">
        <w:rPr>
          <w:rFonts w:cstheme="minorHAnsi"/>
          <w:spacing w:val="0"/>
        </w:rPr>
        <w:t>June 20</w:t>
      </w:r>
      <w:bookmarkEnd w:id="2"/>
      <w:r w:rsidR="00333FD6">
        <w:rPr>
          <w:rFonts w:cstheme="minorHAnsi"/>
          <w:spacing w:val="0"/>
        </w:rPr>
        <w:t>2</w:t>
      </w:r>
      <w:r w:rsidR="00A20F9C">
        <w:rPr>
          <w:rFonts w:cstheme="minorHAnsi"/>
          <w:spacing w:val="0"/>
        </w:rPr>
        <w:t>3</w:t>
      </w:r>
    </w:p>
    <w:p w14:paraId="3845FAD7" w14:textId="77777777" w:rsidR="000D5503" w:rsidRPr="00644DC3" w:rsidRDefault="0069397D" w:rsidP="00CB0F3B">
      <w:pPr>
        <w:pStyle w:val="DegreeResume"/>
        <w:spacing w:line="240" w:lineRule="auto"/>
        <w:rPr>
          <w:rFonts w:cstheme="minorHAnsi"/>
          <w:spacing w:val="0"/>
        </w:rPr>
      </w:pPr>
      <w:r w:rsidRPr="00644DC3">
        <w:rPr>
          <w:rFonts w:cstheme="minorHAnsi"/>
          <w:spacing w:val="0"/>
        </w:rPr>
        <w:t>Candidate for Master of Business Administration</w:t>
      </w:r>
      <w:r w:rsidR="00384B11">
        <w:rPr>
          <w:rFonts w:cstheme="minorHAnsi"/>
          <w:spacing w:val="0"/>
        </w:rPr>
        <w:t xml:space="preserve"> </w:t>
      </w:r>
      <w:r w:rsidR="00A20F9C">
        <w:rPr>
          <w:rFonts w:cstheme="minorHAnsi"/>
          <w:spacing w:val="0"/>
        </w:rPr>
        <w:t>– Management Science (STEM)</w:t>
      </w:r>
      <w:r w:rsidRPr="00644DC3">
        <w:rPr>
          <w:rFonts w:cstheme="minorHAnsi"/>
          <w:spacing w:val="0"/>
        </w:rPr>
        <w:t xml:space="preserve"> </w:t>
      </w:r>
      <w:bookmarkStart w:id="3" w:name="Text6"/>
    </w:p>
    <w:bookmarkEnd w:id="3"/>
    <w:p w14:paraId="52DF032E" w14:textId="0E67A642" w:rsidR="00856509" w:rsidRDefault="00760B9D" w:rsidP="00856509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ins w:id="4" w:author="Elaine M Newtson" w:date="2022-08-26T10:05:00Z"/>
          <w:rFonts w:cstheme="minorHAnsi"/>
          <w:color w:val="000000" w:themeColor="text1"/>
          <w:spacing w:val="0"/>
        </w:rPr>
      </w:pPr>
      <w:r w:rsidRPr="003556AD">
        <w:rPr>
          <w:rFonts w:cstheme="minorHAnsi"/>
          <w:spacing w:val="0"/>
        </w:rPr>
        <w:t>Dean’s Merit Fellowship</w:t>
      </w:r>
      <w:r>
        <w:rPr>
          <w:rFonts w:cstheme="minorHAnsi"/>
          <w:spacing w:val="0"/>
        </w:rPr>
        <w:t xml:space="preserve">; </w:t>
      </w:r>
      <w:r w:rsidRPr="003556AD">
        <w:rPr>
          <w:rFonts w:cstheme="minorHAnsi"/>
          <w:spacing w:val="0"/>
        </w:rPr>
        <w:t>Bruno Strauss Endowed Fund for Engineering and Business</w:t>
      </w:r>
    </w:p>
    <w:p w14:paraId="3961DD36" w14:textId="45007FB7" w:rsidR="00856509" w:rsidRPr="00856509" w:rsidRDefault="00856509" w:rsidP="00856509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color w:val="000000" w:themeColor="text1"/>
          <w:spacing w:val="0"/>
        </w:rPr>
      </w:pPr>
      <w:ins w:id="5" w:author="Elaine M Newtson" w:date="2022-08-26T10:05:00Z">
        <w:r>
          <w:rPr>
            <w:rFonts w:cstheme="minorHAnsi"/>
            <w:color w:val="000000" w:themeColor="text1"/>
            <w:spacing w:val="0"/>
          </w:rPr>
          <w:t>Add your applied strategy project in one line, or you can put in</w:t>
        </w:r>
      </w:ins>
      <w:ins w:id="6" w:author="Elaine M Newtson" w:date="2022-08-26T10:06:00Z">
        <w:r>
          <w:rPr>
            <w:rFonts w:cstheme="minorHAnsi"/>
            <w:color w:val="000000" w:themeColor="text1"/>
            <w:spacing w:val="0"/>
          </w:rPr>
          <w:t xml:space="preserve"> education if you can </w:t>
        </w:r>
        <w:r w:rsidR="005F79C0">
          <w:rPr>
            <w:rFonts w:cstheme="minorHAnsi"/>
            <w:color w:val="000000" w:themeColor="text1"/>
            <w:spacing w:val="0"/>
          </w:rPr>
          <w:t>shorten personal ventures</w:t>
        </w:r>
      </w:ins>
    </w:p>
    <w:p w14:paraId="34286977" w14:textId="55FEA806" w:rsidR="0069397D" w:rsidRPr="00644DC3" w:rsidRDefault="00A20F9C" w:rsidP="00CB0F3B">
      <w:pPr>
        <w:pStyle w:val="InstitutionResume"/>
        <w:spacing w:line="240" w:lineRule="auto"/>
        <w:rPr>
          <w:rFonts w:eastAsia="Batang" w:cstheme="minorHAnsi"/>
          <w:spacing w:val="0"/>
        </w:rPr>
      </w:pPr>
      <w:bookmarkStart w:id="7" w:name="Text31"/>
      <w:r>
        <w:rPr>
          <w:rStyle w:val="InstitutionBoldResume"/>
          <w:rFonts w:cstheme="minorHAnsi"/>
          <w:caps/>
          <w:smallCaps w:val="0"/>
          <w:spacing w:val="0"/>
        </w:rPr>
        <w:t>Boston University</w:t>
      </w:r>
      <w:r w:rsidR="00DD5213" w:rsidRPr="00644DC3">
        <w:rPr>
          <w:rStyle w:val="InstitutionBoldResume"/>
          <w:rFonts w:eastAsia="Batang" w:cstheme="minorHAnsi"/>
          <w:spacing w:val="0"/>
        </w:rPr>
        <w:t xml:space="preserve">, </w:t>
      </w:r>
      <w:bookmarkEnd w:id="7"/>
      <w:r>
        <w:rPr>
          <w:rFonts w:eastAsia="Batang" w:cstheme="minorHAnsi"/>
          <w:spacing w:val="0"/>
        </w:rPr>
        <w:t>Boston, MA</w:t>
      </w:r>
      <w:r w:rsidR="006A6D6F" w:rsidRPr="00644DC3">
        <w:rPr>
          <w:rFonts w:eastAsia="Batang" w:cstheme="minorHAnsi"/>
          <w:spacing w:val="0"/>
        </w:rPr>
        <w:tab/>
      </w:r>
      <w:bookmarkStart w:id="8" w:name="Text32"/>
      <w:r w:rsidR="009B658E" w:rsidRPr="00644DC3">
        <w:rPr>
          <w:rFonts w:eastAsia="Batang" w:cstheme="minorHAnsi"/>
          <w:spacing w:val="0"/>
        </w:rPr>
        <w:t xml:space="preserve"> </w:t>
      </w:r>
      <w:bookmarkEnd w:id="8"/>
      <w:r w:rsidR="00301309">
        <w:rPr>
          <w:rFonts w:eastAsia="Batang" w:cstheme="minorHAnsi"/>
          <w:iCs/>
          <w:spacing w:val="0"/>
        </w:rPr>
        <w:t>May</w:t>
      </w:r>
      <w:r>
        <w:rPr>
          <w:rFonts w:eastAsia="Batang" w:cstheme="minorHAnsi"/>
          <w:iCs/>
          <w:spacing w:val="0"/>
        </w:rPr>
        <w:t xml:space="preserve"> 2018</w:t>
      </w:r>
    </w:p>
    <w:p w14:paraId="0D62D5DF" w14:textId="7DFFA31F" w:rsidR="000D5503" w:rsidRPr="00644DC3" w:rsidRDefault="00A20F9C" w:rsidP="00CB0F3B">
      <w:pPr>
        <w:pStyle w:val="DegreeResume"/>
        <w:spacing w:line="240" w:lineRule="auto"/>
        <w:rPr>
          <w:rFonts w:cstheme="minorHAnsi"/>
          <w:spacing w:val="0"/>
        </w:rPr>
      </w:pPr>
      <w:bookmarkStart w:id="9" w:name="Text9"/>
      <w:r>
        <w:rPr>
          <w:rFonts w:cstheme="minorHAnsi"/>
          <w:spacing w:val="0"/>
        </w:rPr>
        <w:t>Bachelor of Science, Mechanical Engineering</w:t>
      </w:r>
    </w:p>
    <w:p w14:paraId="39064662" w14:textId="2AA527D2" w:rsidR="00C73849" w:rsidRDefault="00116D9D" w:rsidP="00FB5FF5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bookmarkStart w:id="10" w:name="Text10"/>
      <w:bookmarkEnd w:id="9"/>
      <w:r w:rsidRPr="00745BA2">
        <w:rPr>
          <w:rFonts w:cstheme="minorHAnsi"/>
          <w:spacing w:val="0"/>
        </w:rPr>
        <w:t>Minor in Computer Science</w:t>
      </w:r>
      <w:r w:rsidR="00FB5FF5">
        <w:rPr>
          <w:rFonts w:cstheme="minorHAnsi"/>
          <w:spacing w:val="0"/>
        </w:rPr>
        <w:t>;</w:t>
      </w:r>
      <w:r w:rsidR="0034683A">
        <w:rPr>
          <w:rFonts w:cstheme="minorHAnsi"/>
          <w:spacing w:val="0"/>
        </w:rPr>
        <w:t xml:space="preserve"> </w:t>
      </w:r>
      <w:r w:rsidR="00A20F9C" w:rsidRPr="00FB5FF5">
        <w:rPr>
          <w:rFonts w:cstheme="minorHAnsi"/>
          <w:spacing w:val="0"/>
        </w:rPr>
        <w:t>Magna Cum Laud</w:t>
      </w:r>
      <w:r w:rsidR="00A87E28" w:rsidRPr="00FB5FF5">
        <w:rPr>
          <w:rFonts w:cstheme="minorHAnsi"/>
          <w:spacing w:val="0"/>
        </w:rPr>
        <w:t>e; GPA</w:t>
      </w:r>
      <w:r w:rsidR="00745BA2" w:rsidRPr="00FB5FF5">
        <w:rPr>
          <w:rFonts w:cstheme="minorHAnsi"/>
          <w:spacing w:val="0"/>
        </w:rPr>
        <w:t xml:space="preserve">: </w:t>
      </w:r>
      <w:r w:rsidR="00A87E28" w:rsidRPr="00FB5FF5">
        <w:rPr>
          <w:rFonts w:cstheme="minorHAnsi"/>
          <w:spacing w:val="0"/>
        </w:rPr>
        <w:t>3.72</w:t>
      </w:r>
      <w:bookmarkEnd w:id="10"/>
      <w:r w:rsidR="00B53975" w:rsidRPr="00FB5FF5">
        <w:rPr>
          <w:rFonts w:cstheme="minorHAnsi"/>
          <w:spacing w:val="0"/>
        </w:rPr>
        <w:t>/4</w:t>
      </w:r>
    </w:p>
    <w:p w14:paraId="1CF57723" w14:textId="78BD0560" w:rsidR="00FE030A" w:rsidRPr="00FE030A" w:rsidRDefault="00FE030A" w:rsidP="00FE030A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AI/ML Projects: Hand-gesture recognition to play Tetris; Hand-writing recognition using ML; ANN based chatbot</w:t>
      </w:r>
    </w:p>
    <w:p w14:paraId="40C6F4D2" w14:textId="77777777" w:rsidR="0069397D" w:rsidRPr="00644DC3" w:rsidRDefault="0069397D" w:rsidP="00CB0F3B">
      <w:pPr>
        <w:pStyle w:val="SectionHeading"/>
        <w:spacing w:line="240" w:lineRule="auto"/>
        <w:rPr>
          <w:rFonts w:eastAsia="Batang"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EXP</w:t>
      </w:r>
      <w:r w:rsidRPr="00644DC3">
        <w:rPr>
          <w:rFonts w:cstheme="minorHAnsi"/>
          <w:spacing w:val="4"/>
          <w:sz w:val="22"/>
          <w:szCs w:val="22"/>
        </w:rPr>
        <w:t>ERIENCE</w:t>
      </w:r>
    </w:p>
    <w:p w14:paraId="022B0FB3" w14:textId="6C99DC49" w:rsidR="003E5CB5" w:rsidRPr="00644DC3" w:rsidRDefault="003E5CB5" w:rsidP="003E5CB5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Amazon</w:t>
      </w:r>
      <w:r w:rsidR="00B64E8A">
        <w:rPr>
          <w:rStyle w:val="InstitutionBoldResume"/>
          <w:rFonts w:eastAsia="Batang" w:cstheme="minorHAnsi"/>
          <w:caps/>
          <w:smallCaps w:val="0"/>
          <w:spacing w:val="0"/>
        </w:rPr>
        <w:t xml:space="preserve"> Devices – Alexa AI</w:t>
      </w:r>
      <w:r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Boston, MA</w:t>
      </w:r>
      <w:r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</w:t>
      </w:r>
      <w:r w:rsidR="00B64E8A">
        <w:rPr>
          <w:rFonts w:eastAsia="Batang" w:cstheme="minorHAnsi"/>
          <w:spacing w:val="0"/>
        </w:rPr>
        <w:t>22</w:t>
      </w:r>
      <w:r>
        <w:rPr>
          <w:rFonts w:eastAsia="Batang" w:cstheme="minorHAnsi"/>
          <w:spacing w:val="0"/>
        </w:rPr>
        <w:t xml:space="preserve">- </w:t>
      </w:r>
      <w:r w:rsidR="00F11800">
        <w:rPr>
          <w:rFonts w:eastAsia="Batang" w:cstheme="minorHAnsi"/>
          <w:spacing w:val="0"/>
        </w:rPr>
        <w:t>Present</w:t>
      </w:r>
    </w:p>
    <w:p w14:paraId="5F8722AC" w14:textId="05F42906" w:rsidR="00B64E8A" w:rsidRDefault="00B64E8A" w:rsidP="00B64E8A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Sr Product Manager</w:t>
      </w:r>
      <w:r w:rsidR="002B6268">
        <w:rPr>
          <w:rFonts w:cstheme="minorHAnsi"/>
          <w:spacing w:val="0"/>
        </w:rPr>
        <w:t xml:space="preserve"> –</w:t>
      </w:r>
      <w:r>
        <w:rPr>
          <w:rFonts w:cstheme="minorHAnsi"/>
          <w:spacing w:val="0"/>
        </w:rPr>
        <w:t xml:space="preserve"> </w:t>
      </w:r>
      <w:r w:rsidR="00DD2893">
        <w:rPr>
          <w:rFonts w:cstheme="minorHAnsi"/>
          <w:spacing w:val="0"/>
        </w:rPr>
        <w:t>Technic</w:t>
      </w:r>
      <w:r w:rsidR="002B6268">
        <w:rPr>
          <w:rFonts w:cstheme="minorHAnsi"/>
          <w:spacing w:val="0"/>
        </w:rPr>
        <w:t xml:space="preserve">al </w:t>
      </w:r>
      <w:r>
        <w:rPr>
          <w:rFonts w:cstheme="minorHAnsi"/>
          <w:spacing w:val="0"/>
        </w:rPr>
        <w:t>Intern</w:t>
      </w:r>
      <w:r w:rsidR="00E0355D">
        <w:rPr>
          <w:rFonts w:cstheme="minorHAnsi"/>
          <w:spacing w:val="0"/>
        </w:rPr>
        <w:t xml:space="preserve"> – SAIF Data</w:t>
      </w:r>
    </w:p>
    <w:p w14:paraId="5E4A0988" w14:textId="04C60F7A" w:rsidR="00B64E8A" w:rsidRDefault="003B7FAF">
      <w:pPr>
        <w:pStyle w:val="ResumeBulletResume"/>
        <w:numPr>
          <w:ilvl w:val="0"/>
          <w:numId w:val="0"/>
        </w:numPr>
        <w:tabs>
          <w:tab w:val="clear" w:pos="720"/>
          <w:tab w:val="left" w:pos="360"/>
        </w:tabs>
        <w:spacing w:line="240" w:lineRule="auto"/>
        <w:ind w:left="360"/>
        <w:rPr>
          <w:rFonts w:cstheme="minorHAnsi"/>
          <w:spacing w:val="0"/>
        </w:rPr>
        <w:pPrChange w:id="11" w:author="Elaine M Newtson" w:date="2022-08-26T10:03:00Z">
          <w:pPr>
            <w:pStyle w:val="ResumeBulletResume"/>
            <w:tabs>
              <w:tab w:val="clear" w:pos="720"/>
              <w:tab w:val="left" w:pos="360"/>
            </w:tabs>
            <w:spacing w:line="240" w:lineRule="auto"/>
            <w:ind w:left="360" w:hanging="180"/>
          </w:pPr>
        </w:pPrChange>
      </w:pPr>
      <w:commentRangeStart w:id="12"/>
      <w:r>
        <w:rPr>
          <w:rFonts w:cstheme="minorHAnsi"/>
          <w:spacing w:val="0"/>
        </w:rPr>
        <w:t>Interned</w:t>
      </w:r>
      <w:r w:rsidR="008E7254">
        <w:rPr>
          <w:rFonts w:cstheme="minorHAnsi"/>
          <w:spacing w:val="0"/>
        </w:rPr>
        <w:t xml:space="preserve"> on the team that manages the</w:t>
      </w:r>
      <w:r w:rsidR="00D0740A">
        <w:rPr>
          <w:rFonts w:cstheme="minorHAnsi"/>
          <w:spacing w:val="0"/>
        </w:rPr>
        <w:t xml:space="preserve"> cloud</w:t>
      </w:r>
      <w:r w:rsidR="008E7254">
        <w:rPr>
          <w:rFonts w:cstheme="minorHAnsi"/>
          <w:spacing w:val="0"/>
        </w:rPr>
        <w:t xml:space="preserve"> storage layer </w:t>
      </w:r>
      <w:r w:rsidR="00E0355D">
        <w:rPr>
          <w:rFonts w:cstheme="minorHAnsi"/>
          <w:spacing w:val="0"/>
        </w:rPr>
        <w:t>which en</w:t>
      </w:r>
      <w:r w:rsidR="002D19A9">
        <w:rPr>
          <w:rFonts w:cstheme="minorHAnsi"/>
          <w:spacing w:val="0"/>
        </w:rPr>
        <w:t xml:space="preserve">able scientists to explore </w:t>
      </w:r>
      <w:r w:rsidR="00B83154">
        <w:rPr>
          <w:rFonts w:cstheme="minorHAnsi"/>
          <w:spacing w:val="0"/>
        </w:rPr>
        <w:t>&amp;</w:t>
      </w:r>
      <w:r w:rsidR="002D19A9">
        <w:rPr>
          <w:rFonts w:cstheme="minorHAnsi"/>
          <w:spacing w:val="0"/>
        </w:rPr>
        <w:t xml:space="preserve"> prepare </w:t>
      </w:r>
      <w:r w:rsidR="00C050C1">
        <w:rPr>
          <w:rFonts w:cstheme="minorHAnsi"/>
          <w:spacing w:val="0"/>
        </w:rPr>
        <w:t xml:space="preserve">critical </w:t>
      </w:r>
      <w:r w:rsidR="002D19A9">
        <w:rPr>
          <w:rFonts w:cstheme="minorHAnsi"/>
          <w:spacing w:val="0"/>
        </w:rPr>
        <w:t>data</w:t>
      </w:r>
      <w:r w:rsidR="005173CD">
        <w:rPr>
          <w:rFonts w:cstheme="minorHAnsi"/>
          <w:spacing w:val="0"/>
        </w:rPr>
        <w:t xml:space="preserve"> suitable for</w:t>
      </w:r>
      <w:r w:rsidR="00E77746">
        <w:rPr>
          <w:rFonts w:cstheme="minorHAnsi"/>
          <w:spacing w:val="0"/>
        </w:rPr>
        <w:t xml:space="preserve"> ML</w:t>
      </w:r>
      <w:r w:rsidR="005173CD">
        <w:rPr>
          <w:rFonts w:cstheme="minorHAnsi"/>
          <w:spacing w:val="0"/>
        </w:rPr>
        <w:t xml:space="preserve"> model training</w:t>
      </w:r>
      <w:commentRangeEnd w:id="12"/>
      <w:r w:rsidR="00856509">
        <w:rPr>
          <w:rStyle w:val="CommentReference"/>
          <w:rFonts w:eastAsia="Times New Roman"/>
        </w:rPr>
        <w:commentReference w:id="12"/>
      </w:r>
    </w:p>
    <w:p w14:paraId="7EC0F8C6" w14:textId="58F49B42" w:rsidR="005173CD" w:rsidRDefault="007704B1" w:rsidP="00B64E8A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Proposed data storage </w:t>
      </w:r>
      <w:r w:rsidR="001D3836">
        <w:rPr>
          <w:rFonts w:cstheme="minorHAnsi"/>
          <w:spacing w:val="0"/>
        </w:rPr>
        <w:t xml:space="preserve">abstraction </w:t>
      </w:r>
      <w:r w:rsidR="00416B5F">
        <w:rPr>
          <w:rFonts w:cstheme="minorHAnsi"/>
          <w:spacing w:val="0"/>
        </w:rPr>
        <w:t>service</w:t>
      </w:r>
      <w:ins w:id="13" w:author="Elaine M Newtson" w:date="2022-08-26T10:04:00Z">
        <w:r w:rsidR="00856509">
          <w:rPr>
            <w:rFonts w:cstheme="minorHAnsi"/>
            <w:spacing w:val="0"/>
          </w:rPr>
          <w:t>, saving</w:t>
        </w:r>
      </w:ins>
      <w:del w:id="14" w:author="Elaine M Newtson" w:date="2022-08-26T10:04:00Z">
        <w:r w:rsidR="001D3836" w:rsidDel="00856509">
          <w:rPr>
            <w:rFonts w:cstheme="minorHAnsi"/>
            <w:spacing w:val="0"/>
          </w:rPr>
          <w:delText xml:space="preserve"> </w:delText>
        </w:r>
        <w:r w:rsidR="00A25150" w:rsidDel="00856509">
          <w:rPr>
            <w:rFonts w:cstheme="minorHAnsi"/>
            <w:spacing w:val="0"/>
          </w:rPr>
          <w:delText>that</w:delText>
        </w:r>
        <w:r w:rsidR="001A5054" w:rsidDel="00856509">
          <w:rPr>
            <w:rFonts w:cstheme="minorHAnsi"/>
            <w:spacing w:val="0"/>
          </w:rPr>
          <w:delText xml:space="preserve"> save</w:delText>
        </w:r>
        <w:r w:rsidR="00A25150" w:rsidDel="00856509">
          <w:rPr>
            <w:rFonts w:cstheme="minorHAnsi"/>
            <w:spacing w:val="0"/>
          </w:rPr>
          <w:delText>s</w:delText>
        </w:r>
        <w:r w:rsidR="0087452B" w:rsidDel="00856509">
          <w:rPr>
            <w:rFonts w:cstheme="minorHAnsi"/>
            <w:spacing w:val="0"/>
          </w:rPr>
          <w:delText xml:space="preserve"> </w:delText>
        </w:r>
      </w:del>
      <w:ins w:id="15" w:author="Elaine M Newtson" w:date="2022-08-26T10:04:00Z">
        <w:r w:rsidR="00856509">
          <w:rPr>
            <w:rFonts w:cstheme="minorHAnsi"/>
            <w:spacing w:val="0"/>
          </w:rPr>
          <w:t xml:space="preserve"> </w:t>
        </w:r>
      </w:ins>
      <w:r w:rsidR="0087452B">
        <w:rPr>
          <w:rFonts w:cstheme="minorHAnsi"/>
          <w:spacing w:val="0"/>
        </w:rPr>
        <w:t xml:space="preserve">customer teams over </w:t>
      </w:r>
      <w:r w:rsidR="00D57154">
        <w:rPr>
          <w:rFonts w:cstheme="minorHAnsi"/>
          <w:spacing w:val="0"/>
        </w:rPr>
        <w:t>300</w:t>
      </w:r>
      <w:r w:rsidR="0081619B">
        <w:rPr>
          <w:rFonts w:cstheme="minorHAnsi"/>
          <w:spacing w:val="0"/>
        </w:rPr>
        <w:t xml:space="preserve"> hrs./week of downtime</w:t>
      </w:r>
    </w:p>
    <w:p w14:paraId="6DAC8D46" w14:textId="2D89D8D8" w:rsidR="00880BB4" w:rsidRDefault="008622C6" w:rsidP="00B64E8A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del w:id="16" w:author="Elaine M Newtson" w:date="2022-08-26T10:04:00Z">
        <w:r w:rsidDel="00856509">
          <w:rPr>
            <w:rFonts w:cstheme="minorHAnsi"/>
            <w:spacing w:val="0"/>
          </w:rPr>
          <w:delText xml:space="preserve">Interview </w:delText>
        </w:r>
      </w:del>
      <w:ins w:id="17" w:author="Elaine M Newtson" w:date="2022-08-26T10:04:00Z">
        <w:r w:rsidR="00856509">
          <w:rPr>
            <w:rFonts w:cstheme="minorHAnsi"/>
            <w:spacing w:val="0"/>
          </w:rPr>
          <w:t xml:space="preserve">Gathered </w:t>
        </w:r>
      </w:ins>
      <w:r>
        <w:rPr>
          <w:rFonts w:cstheme="minorHAnsi"/>
          <w:spacing w:val="0"/>
        </w:rPr>
        <w:t>customer</w:t>
      </w:r>
      <w:ins w:id="18" w:author="Elaine M Newtson" w:date="2022-08-26T10:04:00Z">
        <w:r w:rsidR="00856509">
          <w:rPr>
            <w:rFonts w:cstheme="minorHAnsi"/>
            <w:spacing w:val="0"/>
          </w:rPr>
          <w:t xml:space="preserve"> insights</w:t>
        </w:r>
      </w:ins>
      <w:del w:id="19" w:author="Elaine M Newtson" w:date="2022-08-26T10:04:00Z">
        <w:r w:rsidDel="00856509">
          <w:rPr>
            <w:rFonts w:cstheme="minorHAnsi"/>
            <w:spacing w:val="0"/>
          </w:rPr>
          <w:delText>s</w:delText>
        </w:r>
      </w:del>
      <w:r>
        <w:rPr>
          <w:rFonts w:cstheme="minorHAnsi"/>
          <w:spacing w:val="0"/>
        </w:rPr>
        <w:t xml:space="preserve"> and collaborated with engineering team to build a roadmap for </w:t>
      </w:r>
      <w:r w:rsidR="007A091F">
        <w:rPr>
          <w:rFonts w:cstheme="minorHAnsi"/>
          <w:spacing w:val="0"/>
        </w:rPr>
        <w:t xml:space="preserve">automated data deletion </w:t>
      </w:r>
      <w:r w:rsidR="005B3D24">
        <w:rPr>
          <w:rFonts w:cstheme="minorHAnsi"/>
          <w:spacing w:val="0"/>
        </w:rPr>
        <w:t>service</w:t>
      </w:r>
      <w:r w:rsidR="00A25150">
        <w:rPr>
          <w:rFonts w:cstheme="minorHAnsi"/>
          <w:spacing w:val="0"/>
        </w:rPr>
        <w:t xml:space="preserve"> that reduces</w:t>
      </w:r>
      <w:r w:rsidR="005B3D24">
        <w:rPr>
          <w:rFonts w:cstheme="minorHAnsi"/>
          <w:spacing w:val="0"/>
        </w:rPr>
        <w:t xml:space="preserve"> </w:t>
      </w:r>
      <w:r w:rsidR="007A091F">
        <w:rPr>
          <w:rFonts w:cstheme="minorHAnsi"/>
          <w:spacing w:val="0"/>
        </w:rPr>
        <w:t xml:space="preserve">storage cost by </w:t>
      </w:r>
      <w:r w:rsidR="005B3D24">
        <w:rPr>
          <w:rFonts w:cstheme="minorHAnsi"/>
          <w:spacing w:val="0"/>
        </w:rPr>
        <w:t xml:space="preserve">20% or $1.1M </w:t>
      </w:r>
      <w:del w:id="20" w:author="Elaine M Newtson" w:date="2022-08-26T10:04:00Z">
        <w:r w:rsidR="005B3D24" w:rsidDel="00856509">
          <w:rPr>
            <w:rFonts w:cstheme="minorHAnsi"/>
            <w:spacing w:val="0"/>
          </w:rPr>
          <w:delText>every year</w:delText>
        </w:r>
      </w:del>
      <w:ins w:id="21" w:author="Elaine M Newtson" w:date="2022-08-26T10:04:00Z">
        <w:r w:rsidR="00856509">
          <w:rPr>
            <w:rFonts w:cstheme="minorHAnsi"/>
            <w:spacing w:val="0"/>
          </w:rPr>
          <w:t>annually</w:t>
        </w:r>
      </w:ins>
    </w:p>
    <w:p w14:paraId="16D4C2FF" w14:textId="6B9BBCD3" w:rsidR="006854BE" w:rsidRDefault="006854BE" w:rsidP="00DF5CC0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Performed root cause analysis </w:t>
      </w:r>
      <w:r w:rsidR="00E16BDC">
        <w:rPr>
          <w:rFonts w:cstheme="minorHAnsi"/>
          <w:spacing w:val="0"/>
        </w:rPr>
        <w:t>on</w:t>
      </w:r>
      <w:r w:rsidR="00591F4D">
        <w:rPr>
          <w:rFonts w:cstheme="minorHAnsi"/>
          <w:spacing w:val="0"/>
        </w:rPr>
        <w:t xml:space="preserve"> storage instability</w:t>
      </w:r>
      <w:r w:rsidR="009F1FB0">
        <w:rPr>
          <w:rFonts w:cstheme="minorHAnsi"/>
          <w:spacing w:val="0"/>
        </w:rPr>
        <w:t>;</w:t>
      </w:r>
      <w:r w:rsidR="00591F4D">
        <w:rPr>
          <w:rFonts w:cstheme="minorHAnsi"/>
          <w:spacing w:val="0"/>
        </w:rPr>
        <w:t xml:space="preserve"> </w:t>
      </w:r>
      <w:r w:rsidR="001331CA">
        <w:rPr>
          <w:rFonts w:cstheme="minorHAnsi"/>
          <w:spacing w:val="0"/>
        </w:rPr>
        <w:t xml:space="preserve">proposed solution to </w:t>
      </w:r>
      <w:r w:rsidR="00771B83">
        <w:rPr>
          <w:rFonts w:cstheme="minorHAnsi"/>
          <w:spacing w:val="0"/>
        </w:rPr>
        <w:t>reduce</w:t>
      </w:r>
      <w:r w:rsidR="00591F4D">
        <w:rPr>
          <w:rFonts w:cstheme="minorHAnsi"/>
          <w:spacing w:val="0"/>
        </w:rPr>
        <w:t xml:space="preserve"> model production </w:t>
      </w:r>
      <w:r w:rsidR="000A33CD">
        <w:rPr>
          <w:rFonts w:cstheme="minorHAnsi"/>
          <w:spacing w:val="0"/>
        </w:rPr>
        <w:t xml:space="preserve">time </w:t>
      </w:r>
      <w:r w:rsidR="00591F4D">
        <w:rPr>
          <w:rFonts w:cstheme="minorHAnsi"/>
          <w:spacing w:val="0"/>
        </w:rPr>
        <w:t xml:space="preserve">by </w:t>
      </w:r>
      <w:r w:rsidR="00771B83">
        <w:rPr>
          <w:rFonts w:cstheme="minorHAnsi"/>
          <w:spacing w:val="0"/>
        </w:rPr>
        <w:t>75%</w:t>
      </w:r>
      <w:r w:rsidR="00591F4D">
        <w:rPr>
          <w:rFonts w:cstheme="minorHAnsi"/>
          <w:spacing w:val="0"/>
        </w:rPr>
        <w:t xml:space="preserve"> </w:t>
      </w:r>
    </w:p>
    <w:p w14:paraId="2BAAE040" w14:textId="369B65C2" w:rsidR="0069397D" w:rsidRPr="00644DC3" w:rsidRDefault="00222F57" w:rsidP="00CB0F3B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J.S. Held</w:t>
      </w:r>
      <w:r w:rsidR="00EB2D88">
        <w:rPr>
          <w:rStyle w:val="InstitutionBoldResume"/>
          <w:rFonts w:eastAsia="Batang" w:cstheme="minorHAnsi"/>
          <w:caps/>
          <w:smallCaps w:val="0"/>
          <w:spacing w:val="0"/>
        </w:rPr>
        <w:t xml:space="preserve"> </w:t>
      </w:r>
      <w:r w:rsidR="00DF47D5">
        <w:rPr>
          <w:rStyle w:val="InstitutionBoldResume"/>
          <w:rFonts w:eastAsia="Batang" w:cstheme="minorHAnsi"/>
          <w:caps/>
          <w:smallCaps w:val="0"/>
          <w:spacing w:val="0"/>
        </w:rPr>
        <w:t xml:space="preserve">&amp; </w:t>
      </w:r>
      <w:r w:rsidR="002675BA">
        <w:rPr>
          <w:rStyle w:val="InstitutionBoldResume"/>
          <w:rFonts w:eastAsia="Batang" w:cstheme="minorHAnsi"/>
          <w:caps/>
          <w:smallCaps w:val="0"/>
          <w:spacing w:val="0"/>
        </w:rPr>
        <w:t>Perry Associates LLC</w:t>
      </w:r>
      <w:r w:rsidR="00C73849" w:rsidRPr="00644DC3">
        <w:rPr>
          <w:rStyle w:val="InstitutionBoldResume"/>
          <w:rFonts w:eastAsia="Batang" w:cstheme="minorHAnsi"/>
          <w:spacing w:val="0"/>
        </w:rPr>
        <w:t>,</w:t>
      </w:r>
      <w:r w:rsidR="0069397D" w:rsidRPr="00644DC3">
        <w:rPr>
          <w:rStyle w:val="InstitutionBoldResume"/>
          <w:rFonts w:eastAsia="Batang" w:cstheme="minorHAnsi"/>
          <w:spacing w:val="0"/>
        </w:rPr>
        <w:t xml:space="preserve"> </w:t>
      </w:r>
      <w:r>
        <w:rPr>
          <w:rFonts w:eastAsia="Batang" w:cstheme="minorHAnsi"/>
          <w:spacing w:val="0"/>
        </w:rPr>
        <w:t>Boston, MA</w:t>
      </w:r>
      <w:r w:rsidR="0069397D"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</w:t>
      </w:r>
      <w:r w:rsidR="00A255FA">
        <w:rPr>
          <w:rFonts w:eastAsia="Batang" w:cstheme="minorHAnsi"/>
          <w:spacing w:val="0"/>
        </w:rPr>
        <w:t>18</w:t>
      </w:r>
      <w:r>
        <w:rPr>
          <w:rFonts w:eastAsia="Batang" w:cstheme="minorHAnsi"/>
          <w:spacing w:val="0"/>
        </w:rPr>
        <w:t>- 2021</w:t>
      </w:r>
    </w:p>
    <w:p w14:paraId="0F044EF7" w14:textId="15832542" w:rsidR="00EC4A00" w:rsidRDefault="00222F57" w:rsidP="0019273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Consultant</w:t>
      </w:r>
      <w:r w:rsidR="00C73A51">
        <w:rPr>
          <w:rFonts w:cstheme="minorHAnsi"/>
          <w:spacing w:val="0"/>
        </w:rPr>
        <w:t xml:space="preserve"> </w:t>
      </w:r>
      <w:r w:rsidR="00116D9D">
        <w:rPr>
          <w:rFonts w:cstheme="minorHAnsi"/>
          <w:spacing w:val="0"/>
        </w:rPr>
        <w:t>(20</w:t>
      </w:r>
      <w:r w:rsidR="007C448E">
        <w:rPr>
          <w:rFonts w:cstheme="minorHAnsi"/>
          <w:spacing w:val="0"/>
        </w:rPr>
        <w:t>20</w:t>
      </w:r>
      <w:r w:rsidR="00116D9D">
        <w:rPr>
          <w:rFonts w:cstheme="minorHAnsi"/>
          <w:spacing w:val="0"/>
        </w:rPr>
        <w:t>-2021)</w:t>
      </w:r>
    </w:p>
    <w:p w14:paraId="1A9D2AD4" w14:textId="19A72276" w:rsidR="00AE4AEB" w:rsidDel="004760EC" w:rsidRDefault="00FB5FF5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moveFrom w:id="22" w:author="Elaine M Newtson" w:date="2022-08-26T10:11:00Z"/>
          <w:rFonts w:cstheme="minorHAnsi"/>
          <w:spacing w:val="0"/>
        </w:rPr>
      </w:pPr>
      <w:moveFromRangeStart w:id="23" w:author="Elaine M Newtson" w:date="2022-08-26T10:11:00Z" w:name="move112401088"/>
      <w:moveFrom w:id="24" w:author="Elaine M Newtson" w:date="2022-08-26T10:11:00Z">
        <w:r w:rsidDel="004760EC">
          <w:rPr>
            <w:rFonts w:cstheme="minorHAnsi"/>
            <w:spacing w:val="0"/>
          </w:rPr>
          <w:t>Saved</w:t>
        </w:r>
        <w:r w:rsidRPr="00D0496A" w:rsidDel="004760EC">
          <w:rPr>
            <w:rFonts w:cstheme="minorHAnsi"/>
            <w:spacing w:val="0"/>
          </w:rPr>
          <w:t xml:space="preserve"> client $90</w:t>
        </w:r>
        <w:r w:rsidR="00541149" w:rsidDel="004760EC">
          <w:rPr>
            <w:rFonts w:cstheme="minorHAnsi"/>
            <w:spacing w:val="0"/>
          </w:rPr>
          <w:t>M</w:t>
        </w:r>
        <w:r w:rsidDel="004760EC">
          <w:rPr>
            <w:rFonts w:cstheme="minorHAnsi"/>
            <w:spacing w:val="0"/>
          </w:rPr>
          <w:t xml:space="preserve"> of damages</w:t>
        </w:r>
        <w:r w:rsidRPr="00D0496A" w:rsidDel="004760EC">
          <w:rPr>
            <w:rFonts w:cstheme="minorHAnsi"/>
            <w:spacing w:val="0"/>
          </w:rPr>
          <w:t xml:space="preserve"> in</w:t>
        </w:r>
        <w:r w:rsidDel="004760EC">
          <w:rPr>
            <w:rFonts w:cstheme="minorHAnsi"/>
            <w:spacing w:val="0"/>
          </w:rPr>
          <w:t xml:space="preserve"> a </w:t>
        </w:r>
        <w:r w:rsidRPr="00D0496A" w:rsidDel="004760EC">
          <w:rPr>
            <w:rFonts w:cstheme="minorHAnsi"/>
            <w:spacing w:val="0"/>
          </w:rPr>
          <w:t xml:space="preserve">high-profile lawsuit </w:t>
        </w:r>
        <w:r w:rsidDel="004760EC">
          <w:rPr>
            <w:rFonts w:cstheme="minorHAnsi"/>
            <w:spacing w:val="0"/>
          </w:rPr>
          <w:t>by developing</w:t>
        </w:r>
        <w:r w:rsidR="00AE4AEB" w:rsidRPr="00D0496A" w:rsidDel="004760EC">
          <w:rPr>
            <w:rFonts w:cstheme="minorHAnsi"/>
            <w:spacing w:val="0"/>
          </w:rPr>
          <w:t xml:space="preserve"> </w:t>
        </w:r>
        <w:r w:rsidR="00B11DB7" w:rsidDel="004760EC">
          <w:rPr>
            <w:rFonts w:cstheme="minorHAnsi"/>
            <w:spacing w:val="0"/>
          </w:rPr>
          <w:t xml:space="preserve">technical and </w:t>
        </w:r>
        <w:r w:rsidR="00C6767B" w:rsidDel="004760EC">
          <w:rPr>
            <w:rFonts w:cstheme="minorHAnsi"/>
            <w:spacing w:val="0"/>
          </w:rPr>
          <w:t>contractual</w:t>
        </w:r>
        <w:r w:rsidR="00B11DB7" w:rsidDel="004760EC">
          <w:rPr>
            <w:rFonts w:cstheme="minorHAnsi"/>
            <w:spacing w:val="0"/>
          </w:rPr>
          <w:t xml:space="preserve"> </w:t>
        </w:r>
        <w:r w:rsidR="00AE4AEB" w:rsidRPr="00D0496A" w:rsidDel="004760EC">
          <w:rPr>
            <w:rFonts w:cstheme="minorHAnsi"/>
            <w:spacing w:val="0"/>
          </w:rPr>
          <w:t>insights</w:t>
        </w:r>
      </w:moveFrom>
    </w:p>
    <w:moveFromRangeEnd w:id="23"/>
    <w:p w14:paraId="46E76FE7" w14:textId="7EF48B05" w:rsidR="00FB5FF5" w:rsidRDefault="00AE4AEB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2917DC">
        <w:rPr>
          <w:rFonts w:cstheme="minorHAnsi"/>
          <w:spacing w:val="0"/>
        </w:rPr>
        <w:t xml:space="preserve">Built </w:t>
      </w:r>
      <w:r w:rsidR="005060DA">
        <w:rPr>
          <w:rFonts w:cstheme="minorHAnsi"/>
          <w:spacing w:val="0"/>
        </w:rPr>
        <w:t xml:space="preserve">workflow </w:t>
      </w:r>
      <w:r w:rsidR="008551C8">
        <w:rPr>
          <w:rFonts w:cstheme="minorHAnsi"/>
          <w:spacing w:val="0"/>
        </w:rPr>
        <w:t>for</w:t>
      </w:r>
      <w:r w:rsidRPr="002917DC">
        <w:rPr>
          <w:rFonts w:cstheme="minorHAnsi"/>
          <w:spacing w:val="0"/>
        </w:rPr>
        <w:t xml:space="preserve"> a </w:t>
      </w:r>
      <w:r w:rsidR="00FB5FF5">
        <w:rPr>
          <w:rFonts w:cstheme="minorHAnsi"/>
          <w:spacing w:val="0"/>
        </w:rPr>
        <w:t xml:space="preserve">4-year, </w:t>
      </w:r>
      <w:r w:rsidRPr="002917DC">
        <w:rPr>
          <w:rFonts w:cstheme="minorHAnsi"/>
          <w:spacing w:val="0"/>
        </w:rPr>
        <w:t>$213</w:t>
      </w:r>
      <w:ins w:id="25" w:author="Elaine M Newtson" w:date="2022-08-26T10:09:00Z">
        <w:r w:rsidR="004760EC">
          <w:rPr>
            <w:rFonts w:cstheme="minorHAnsi"/>
            <w:spacing w:val="0"/>
          </w:rPr>
          <w:t>M</w:t>
        </w:r>
      </w:ins>
      <w:del w:id="26" w:author="Elaine M Newtson" w:date="2022-08-26T10:09:00Z">
        <w:r w:rsidRPr="002917DC" w:rsidDel="004760EC">
          <w:rPr>
            <w:rFonts w:cstheme="minorHAnsi"/>
            <w:spacing w:val="0"/>
          </w:rPr>
          <w:delText xml:space="preserve"> </w:delText>
        </w:r>
        <w:commentRangeStart w:id="27"/>
        <w:r w:rsidRPr="002917DC" w:rsidDel="004760EC">
          <w:rPr>
            <w:rFonts w:cstheme="minorHAnsi"/>
            <w:spacing w:val="0"/>
          </w:rPr>
          <w:delText xml:space="preserve">million </w:delText>
        </w:r>
      </w:del>
      <w:commentRangeEnd w:id="27"/>
      <w:r w:rsidR="004760EC">
        <w:rPr>
          <w:rStyle w:val="CommentReference"/>
          <w:rFonts w:eastAsia="Times New Roman"/>
        </w:rPr>
        <w:commentReference w:id="27"/>
      </w:r>
      <w:r w:rsidRPr="002917DC">
        <w:rPr>
          <w:rFonts w:cstheme="minorHAnsi"/>
          <w:spacing w:val="0"/>
        </w:rPr>
        <w:t>rail yard project</w:t>
      </w:r>
      <w:r w:rsidR="005060DA">
        <w:rPr>
          <w:rFonts w:cstheme="minorHAnsi"/>
          <w:spacing w:val="0"/>
        </w:rPr>
        <w:t xml:space="preserve"> </w:t>
      </w:r>
      <w:r w:rsidR="00FB5FF5">
        <w:rPr>
          <w:rFonts w:cstheme="minorHAnsi"/>
          <w:spacing w:val="0"/>
        </w:rPr>
        <w:t>reducing duration by 4 months &amp; overhead costs by 10%</w:t>
      </w:r>
    </w:p>
    <w:p w14:paraId="1A80C79B" w14:textId="36065C69" w:rsidR="00AE4AEB" w:rsidRDefault="00FB5FF5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F</w:t>
      </w:r>
      <w:r w:rsidR="00AE4AEB" w:rsidRPr="002917DC">
        <w:rPr>
          <w:rFonts w:cstheme="minorHAnsi"/>
          <w:spacing w:val="0"/>
        </w:rPr>
        <w:t xml:space="preserve">acilitated </w:t>
      </w:r>
      <w:r w:rsidR="00AE4AEB">
        <w:rPr>
          <w:rFonts w:cstheme="minorHAnsi"/>
          <w:spacing w:val="0"/>
        </w:rPr>
        <w:t xml:space="preserve">multi-functional </w:t>
      </w:r>
      <w:r w:rsidR="00AE4AEB" w:rsidRPr="002917DC">
        <w:rPr>
          <w:rFonts w:cstheme="minorHAnsi"/>
          <w:spacing w:val="0"/>
        </w:rPr>
        <w:t>trade</w:t>
      </w:r>
      <w:r w:rsidR="00AE4AEB">
        <w:rPr>
          <w:rFonts w:cstheme="minorHAnsi"/>
          <w:spacing w:val="0"/>
        </w:rPr>
        <w:t xml:space="preserve"> meetings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 xml:space="preserve">to </w:t>
      </w:r>
      <w:r w:rsidR="00192731">
        <w:rPr>
          <w:rFonts w:cstheme="minorHAnsi"/>
          <w:spacing w:val="0"/>
        </w:rPr>
        <w:t>budget</w:t>
      </w:r>
      <w:r w:rsidR="00AE4AEB">
        <w:rPr>
          <w:rFonts w:cstheme="minorHAnsi"/>
          <w:spacing w:val="0"/>
        </w:rPr>
        <w:t xml:space="preserve"> </w:t>
      </w:r>
      <w:r w:rsidR="006C7BCC">
        <w:rPr>
          <w:rFonts w:cstheme="minorHAnsi"/>
          <w:spacing w:val="0"/>
        </w:rPr>
        <w:t>&amp;</w:t>
      </w:r>
      <w:r w:rsidR="00AE4AEB">
        <w:rPr>
          <w:rFonts w:cstheme="minorHAnsi"/>
          <w:spacing w:val="0"/>
        </w:rPr>
        <w:t xml:space="preserve"> ensure</w:t>
      </w:r>
      <w:r w:rsidR="00AE4AEB" w:rsidRPr="0034683A">
        <w:rPr>
          <w:rFonts w:cstheme="minorHAnsi"/>
          <w:spacing w:val="0"/>
        </w:rPr>
        <w:t xml:space="preserve"> </w:t>
      </w:r>
      <w:r w:rsidR="00AE4AEB" w:rsidRPr="002917DC">
        <w:rPr>
          <w:rFonts w:cstheme="minorHAnsi"/>
          <w:spacing w:val="0"/>
        </w:rPr>
        <w:t xml:space="preserve">project </w:t>
      </w:r>
      <w:r w:rsidR="00AE4AEB">
        <w:rPr>
          <w:rFonts w:cstheme="minorHAnsi"/>
          <w:spacing w:val="0"/>
        </w:rPr>
        <w:t>deadlines were met</w:t>
      </w:r>
      <w:r w:rsidR="006C7BCC">
        <w:rPr>
          <w:rFonts w:cstheme="minorHAnsi"/>
          <w:spacing w:val="0"/>
        </w:rPr>
        <w:t xml:space="preserve"> -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>saving $100</w:t>
      </w:r>
      <w:r w:rsidR="00382956">
        <w:rPr>
          <w:rFonts w:cstheme="minorHAnsi"/>
          <w:spacing w:val="0"/>
        </w:rPr>
        <w:t>k</w:t>
      </w:r>
      <w:r w:rsidR="00AE4AEB">
        <w:rPr>
          <w:rFonts w:cstheme="minorHAnsi"/>
          <w:spacing w:val="0"/>
        </w:rPr>
        <w:t>/month</w:t>
      </w:r>
    </w:p>
    <w:p w14:paraId="501331CC" w14:textId="550492A0" w:rsidR="00557685" w:rsidRDefault="00FB5FF5" w:rsidP="00557685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Positively positioned client to save $45 million by a</w:t>
      </w:r>
      <w:r w:rsidR="00586E5A">
        <w:rPr>
          <w:rFonts w:cstheme="minorHAnsi"/>
          <w:spacing w:val="0"/>
        </w:rPr>
        <w:t>nalyz</w:t>
      </w:r>
      <w:r>
        <w:rPr>
          <w:rFonts w:cstheme="minorHAnsi"/>
          <w:spacing w:val="0"/>
        </w:rPr>
        <w:t>ing</w:t>
      </w:r>
      <w:r w:rsidR="00586E5A">
        <w:rPr>
          <w:rFonts w:cstheme="minorHAnsi"/>
          <w:spacing w:val="0"/>
        </w:rPr>
        <w:t xml:space="preserve"> </w:t>
      </w:r>
      <w:r w:rsidR="00C6767B">
        <w:rPr>
          <w:rFonts w:cstheme="minorHAnsi"/>
          <w:spacing w:val="0"/>
        </w:rPr>
        <w:t>client resources</w:t>
      </w:r>
      <w:r w:rsidR="00586E5A">
        <w:rPr>
          <w:rFonts w:cstheme="minorHAnsi"/>
          <w:spacing w:val="0"/>
        </w:rPr>
        <w:t xml:space="preserve"> and </w:t>
      </w:r>
      <w:r w:rsidR="00C6767B">
        <w:rPr>
          <w:rFonts w:cstheme="minorHAnsi"/>
          <w:spacing w:val="0"/>
        </w:rPr>
        <w:t>construction sequence</w:t>
      </w:r>
      <w:r w:rsidR="00586E5A">
        <w:rPr>
          <w:rFonts w:cstheme="minorHAnsi"/>
          <w:spacing w:val="0"/>
        </w:rPr>
        <w:t xml:space="preserve"> to </w:t>
      </w:r>
      <w:r w:rsidR="00132964">
        <w:rPr>
          <w:rFonts w:cstheme="minorHAnsi"/>
          <w:spacing w:val="0"/>
        </w:rPr>
        <w:t>prevent</w:t>
      </w:r>
      <w:r w:rsidR="00586E5A">
        <w:rPr>
          <w:rFonts w:cstheme="minorHAnsi"/>
          <w:spacing w:val="0"/>
        </w:rPr>
        <w:t xml:space="preserve"> </w:t>
      </w:r>
      <w:r w:rsidR="00132964">
        <w:rPr>
          <w:rFonts w:cstheme="minorHAnsi"/>
          <w:spacing w:val="0"/>
        </w:rPr>
        <w:t>inefficiencies</w:t>
      </w:r>
      <w:r>
        <w:rPr>
          <w:rFonts w:cstheme="minorHAnsi"/>
          <w:spacing w:val="0"/>
        </w:rPr>
        <w:t xml:space="preserve"> &amp; COVID-19 related delays</w:t>
      </w:r>
      <w:r w:rsidR="00C6767B">
        <w:rPr>
          <w:rFonts w:cstheme="minorHAnsi"/>
          <w:spacing w:val="0"/>
        </w:rPr>
        <w:t xml:space="preserve"> on projects valued &gt;$1B, </w:t>
      </w:r>
    </w:p>
    <w:p w14:paraId="5F61FDDC" w14:textId="77777777" w:rsidR="004760EC" w:rsidRDefault="004760EC" w:rsidP="004760EC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moveTo w:id="28" w:author="Elaine M Newtson" w:date="2022-08-26T10:11:00Z"/>
          <w:rFonts w:cstheme="minorHAnsi"/>
          <w:spacing w:val="0"/>
        </w:rPr>
      </w:pPr>
      <w:moveToRangeStart w:id="29" w:author="Elaine M Newtson" w:date="2022-08-26T10:11:00Z" w:name="move112401088"/>
      <w:moveTo w:id="30" w:author="Elaine M Newtson" w:date="2022-08-26T10:11:00Z">
        <w:r>
          <w:rPr>
            <w:rFonts w:cstheme="minorHAnsi"/>
            <w:spacing w:val="0"/>
          </w:rPr>
          <w:t>Saved</w:t>
        </w:r>
        <w:r w:rsidRPr="00D0496A">
          <w:rPr>
            <w:rFonts w:cstheme="minorHAnsi"/>
            <w:spacing w:val="0"/>
          </w:rPr>
          <w:t xml:space="preserve"> client $90</w:t>
        </w:r>
        <w:r>
          <w:rPr>
            <w:rFonts w:cstheme="minorHAnsi"/>
            <w:spacing w:val="0"/>
          </w:rPr>
          <w:t>M of damages</w:t>
        </w:r>
        <w:r w:rsidRPr="00D0496A">
          <w:rPr>
            <w:rFonts w:cstheme="minorHAnsi"/>
            <w:spacing w:val="0"/>
          </w:rPr>
          <w:t xml:space="preserve"> in</w:t>
        </w:r>
        <w:r>
          <w:rPr>
            <w:rFonts w:cstheme="minorHAnsi"/>
            <w:spacing w:val="0"/>
          </w:rPr>
          <w:t xml:space="preserve"> a </w:t>
        </w:r>
        <w:r w:rsidRPr="00D0496A">
          <w:rPr>
            <w:rFonts w:cstheme="minorHAnsi"/>
            <w:spacing w:val="0"/>
          </w:rPr>
          <w:t xml:space="preserve">high-profile lawsuit </w:t>
        </w:r>
        <w:r>
          <w:rPr>
            <w:rFonts w:cstheme="minorHAnsi"/>
            <w:spacing w:val="0"/>
          </w:rPr>
          <w:t>by developing</w:t>
        </w:r>
        <w:r w:rsidRPr="00D0496A">
          <w:rPr>
            <w:rFonts w:cstheme="minorHAnsi"/>
            <w:spacing w:val="0"/>
          </w:rPr>
          <w:t xml:space="preserve"> </w:t>
        </w:r>
        <w:r>
          <w:rPr>
            <w:rFonts w:cstheme="minorHAnsi"/>
            <w:spacing w:val="0"/>
          </w:rPr>
          <w:t xml:space="preserve">technical and contractual </w:t>
        </w:r>
        <w:r w:rsidRPr="00D0496A">
          <w:rPr>
            <w:rFonts w:cstheme="minorHAnsi"/>
            <w:spacing w:val="0"/>
          </w:rPr>
          <w:t>insights</w:t>
        </w:r>
      </w:moveTo>
    </w:p>
    <w:moveToRangeEnd w:id="29"/>
    <w:p w14:paraId="3BC5F6C0" w14:textId="44CEFF0C" w:rsidR="00586E5A" w:rsidRPr="00557685" w:rsidRDefault="00557685" w:rsidP="00557685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commentRangeStart w:id="31"/>
      <w:r>
        <w:rPr>
          <w:rFonts w:cstheme="minorHAnsi"/>
          <w:spacing w:val="0"/>
        </w:rPr>
        <w:t>Halved client’s average collection period by implementing a streamlined cross-division pay requisition process</w:t>
      </w:r>
      <w:commentRangeEnd w:id="31"/>
      <w:r w:rsidR="004760EC">
        <w:rPr>
          <w:rStyle w:val="CommentReference"/>
          <w:rFonts w:eastAsia="Times New Roman"/>
        </w:rPr>
        <w:commentReference w:id="31"/>
      </w:r>
    </w:p>
    <w:p w14:paraId="5F26C2AA" w14:textId="32A429C9" w:rsidR="007C448E" w:rsidRPr="00644DC3" w:rsidRDefault="007C448E" w:rsidP="00192731">
      <w:pPr>
        <w:pStyle w:val="JobTitleResume"/>
        <w:spacing w:line="240" w:lineRule="auto"/>
        <w:rPr>
          <w:rFonts w:cstheme="minorHAnsi"/>
          <w:bCs/>
          <w:spacing w:val="0"/>
        </w:rPr>
      </w:pPr>
      <w:r>
        <w:rPr>
          <w:rFonts w:cstheme="minorHAnsi"/>
          <w:spacing w:val="0"/>
        </w:rPr>
        <w:t>Project Controls Engineer (2018-2020)</w:t>
      </w:r>
    </w:p>
    <w:p w14:paraId="784DA4C7" w14:textId="6B26A952" w:rsidR="007C448E" w:rsidRDefault="007C448E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Led a team of 10 </w:t>
      </w:r>
      <w:r w:rsidR="002C30A8">
        <w:rPr>
          <w:rFonts w:cstheme="minorHAnsi"/>
          <w:spacing w:val="0"/>
        </w:rPr>
        <w:t>to</w:t>
      </w:r>
      <w:r w:rsidR="00FB5FF5">
        <w:rPr>
          <w:rFonts w:cstheme="minorHAnsi"/>
          <w:spacing w:val="0"/>
        </w:rPr>
        <w:t xml:space="preserve"> analyze equipment data in</w:t>
      </w:r>
      <w:r>
        <w:rPr>
          <w:rFonts w:cstheme="minorHAnsi"/>
          <w:spacing w:val="0"/>
        </w:rPr>
        <w:t xml:space="preserve"> response to Massachusetts’s largest gas explosion; </w:t>
      </w:r>
      <w:r w:rsidR="00FB5FF5">
        <w:rPr>
          <w:rFonts w:cstheme="minorHAnsi"/>
          <w:spacing w:val="0"/>
        </w:rPr>
        <w:t>reduced</w:t>
      </w:r>
      <w:r w:rsidR="005B75BF">
        <w:rPr>
          <w:rFonts w:cstheme="minorHAnsi"/>
          <w:spacing w:val="0"/>
        </w:rPr>
        <w:t xml:space="preserve"> </w:t>
      </w:r>
      <w:r w:rsidR="005060DA">
        <w:rPr>
          <w:rFonts w:cstheme="minorHAnsi"/>
          <w:spacing w:val="0"/>
        </w:rPr>
        <w:t>client’s procurement</w:t>
      </w:r>
      <w:r w:rsidR="005B75BF">
        <w:rPr>
          <w:rFonts w:cstheme="minorHAnsi"/>
          <w:spacing w:val="0"/>
        </w:rPr>
        <w:t xml:space="preserve"> cost by 20%; analysis was presented to</w:t>
      </w:r>
      <w:r>
        <w:rPr>
          <w:rFonts w:cstheme="minorHAnsi"/>
          <w:spacing w:val="0"/>
        </w:rPr>
        <w:t xml:space="preserve"> Governor</w:t>
      </w:r>
      <w:r w:rsidR="005B75BF">
        <w:rPr>
          <w:rFonts w:cstheme="minorHAnsi"/>
          <w:spacing w:val="0"/>
        </w:rPr>
        <w:t xml:space="preserve"> &amp;</w:t>
      </w:r>
      <w:r w:rsidR="00A819F0">
        <w:rPr>
          <w:rFonts w:cstheme="minorHAnsi"/>
          <w:spacing w:val="0"/>
        </w:rPr>
        <w:t xml:space="preserve"> </w:t>
      </w:r>
      <w:r>
        <w:rPr>
          <w:rFonts w:cstheme="minorHAnsi"/>
          <w:spacing w:val="0"/>
        </w:rPr>
        <w:t>used to develop new regulations</w:t>
      </w:r>
      <w:r w:rsidDel="00AD1082">
        <w:rPr>
          <w:rFonts w:cstheme="minorHAnsi"/>
          <w:spacing w:val="0"/>
        </w:rPr>
        <w:t xml:space="preserve"> </w:t>
      </w:r>
    </w:p>
    <w:p w14:paraId="6D06E93E" w14:textId="421F95B6" w:rsidR="007C448E" w:rsidRDefault="005B75BF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Maintained</w:t>
      </w:r>
      <w:r w:rsidR="00000A8D">
        <w:rPr>
          <w:rFonts w:cstheme="minorHAnsi"/>
          <w:spacing w:val="0"/>
        </w:rPr>
        <w:t xml:space="preserve"> procurement schedule for client on</w:t>
      </w:r>
      <w:r w:rsidR="007F20DC">
        <w:rPr>
          <w:rFonts w:cstheme="minorHAnsi"/>
          <w:spacing w:val="0"/>
        </w:rPr>
        <w:t xml:space="preserve"> a</w:t>
      </w:r>
      <w:r w:rsidR="003444D0">
        <w:rPr>
          <w:rFonts w:cstheme="minorHAnsi"/>
          <w:spacing w:val="0"/>
        </w:rPr>
        <w:t>n</w:t>
      </w:r>
      <w:r w:rsidR="00000A8D">
        <w:rPr>
          <w:rFonts w:cstheme="minorHAnsi"/>
          <w:spacing w:val="0"/>
        </w:rPr>
        <w:t xml:space="preserve"> $84 </w:t>
      </w:r>
      <w:r w:rsidR="00812652">
        <w:rPr>
          <w:rFonts w:cstheme="minorHAnsi"/>
          <w:spacing w:val="0"/>
        </w:rPr>
        <w:t>m</w:t>
      </w:r>
      <w:r w:rsidR="00000A8D">
        <w:rPr>
          <w:rFonts w:cstheme="minorHAnsi"/>
          <w:spacing w:val="0"/>
        </w:rPr>
        <w:t>illion</w:t>
      </w:r>
      <w:r w:rsidR="008134C0">
        <w:rPr>
          <w:rFonts w:cstheme="minorHAnsi"/>
          <w:spacing w:val="0"/>
        </w:rPr>
        <w:t xml:space="preserve"> </w:t>
      </w:r>
      <w:r w:rsidR="00000A8D">
        <w:rPr>
          <w:rFonts w:cstheme="minorHAnsi"/>
          <w:spacing w:val="0"/>
        </w:rPr>
        <w:t>project</w:t>
      </w:r>
      <w:r w:rsidR="007F20DC">
        <w:rPr>
          <w:rFonts w:cstheme="minorHAnsi"/>
          <w:spacing w:val="0"/>
        </w:rPr>
        <w:t>;</w:t>
      </w:r>
      <w:r w:rsidR="00000A8D">
        <w:rPr>
          <w:rFonts w:cstheme="minorHAnsi"/>
          <w:spacing w:val="0"/>
        </w:rPr>
        <w:t xml:space="preserve"> helping client </w:t>
      </w:r>
      <w:r w:rsidR="007F20DC">
        <w:rPr>
          <w:rFonts w:cstheme="minorHAnsi"/>
          <w:spacing w:val="0"/>
        </w:rPr>
        <w:t xml:space="preserve">achieve incentive milestone worth $5 </w:t>
      </w:r>
      <w:r w:rsidR="00812652">
        <w:rPr>
          <w:rFonts w:cstheme="minorHAnsi"/>
          <w:spacing w:val="0"/>
        </w:rPr>
        <w:t>m</w:t>
      </w:r>
      <w:r w:rsidR="007F20DC">
        <w:rPr>
          <w:rFonts w:cstheme="minorHAnsi"/>
          <w:spacing w:val="0"/>
        </w:rPr>
        <w:t>illion and avoid $500,000/day of delay damages</w:t>
      </w:r>
    </w:p>
    <w:p w14:paraId="2B9AC423" w14:textId="22407D00" w:rsidR="00D6058D" w:rsidRPr="005F5ACA" w:rsidRDefault="00D6058D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Performed forensic analysis </w:t>
      </w:r>
      <w:r w:rsidR="00834838">
        <w:rPr>
          <w:rFonts w:cstheme="minorHAnsi"/>
          <w:spacing w:val="0"/>
        </w:rPr>
        <w:t xml:space="preserve">on </w:t>
      </w:r>
      <w:r w:rsidR="0024673B">
        <w:rPr>
          <w:rFonts w:cstheme="minorHAnsi"/>
          <w:spacing w:val="0"/>
        </w:rPr>
        <w:t>a</w:t>
      </w:r>
      <w:r w:rsidR="00834838">
        <w:rPr>
          <w:rFonts w:cstheme="minorHAnsi"/>
          <w:spacing w:val="0"/>
        </w:rPr>
        <w:t xml:space="preserve"> light pier project increasing </w:t>
      </w:r>
      <w:r w:rsidR="006A085E">
        <w:rPr>
          <w:rFonts w:cstheme="minorHAnsi"/>
          <w:spacing w:val="0"/>
        </w:rPr>
        <w:t xml:space="preserve">client’s </w:t>
      </w:r>
      <w:r w:rsidR="00834838">
        <w:rPr>
          <w:rFonts w:cstheme="minorHAnsi"/>
          <w:spacing w:val="0"/>
        </w:rPr>
        <w:t>claim</w:t>
      </w:r>
      <w:r w:rsidR="006A085E">
        <w:rPr>
          <w:rFonts w:cstheme="minorHAnsi"/>
          <w:spacing w:val="0"/>
        </w:rPr>
        <w:t>ed</w:t>
      </w:r>
      <w:r w:rsidR="0024673B">
        <w:rPr>
          <w:rFonts w:cstheme="minorHAnsi"/>
          <w:spacing w:val="0"/>
        </w:rPr>
        <w:t xml:space="preserve"> amount </w:t>
      </w:r>
      <w:r w:rsidR="00834838">
        <w:rPr>
          <w:rFonts w:cstheme="minorHAnsi"/>
          <w:spacing w:val="0"/>
        </w:rPr>
        <w:t xml:space="preserve">by 50% and </w:t>
      </w:r>
      <w:r w:rsidR="005B75BF">
        <w:rPr>
          <w:rFonts w:cstheme="minorHAnsi"/>
          <w:spacing w:val="0"/>
        </w:rPr>
        <w:t>assisting</w:t>
      </w:r>
      <w:r w:rsidR="00834838">
        <w:rPr>
          <w:rFonts w:cstheme="minorHAnsi"/>
          <w:spacing w:val="0"/>
        </w:rPr>
        <w:t xml:space="preserve"> client through </w:t>
      </w:r>
      <w:r w:rsidR="009D15EB">
        <w:rPr>
          <w:rFonts w:cstheme="minorHAnsi"/>
          <w:spacing w:val="0"/>
        </w:rPr>
        <w:t>successful</w:t>
      </w:r>
      <w:r w:rsidR="00834838">
        <w:rPr>
          <w:rFonts w:cstheme="minorHAnsi"/>
          <w:spacing w:val="0"/>
        </w:rPr>
        <w:t xml:space="preserve"> negotiation of settlement</w:t>
      </w:r>
    </w:p>
    <w:p w14:paraId="5EE04961" w14:textId="3D50D417" w:rsidR="0060264D" w:rsidRPr="007E7B9F" w:rsidRDefault="0060264D" w:rsidP="0060264D">
      <w:pPr>
        <w:pStyle w:val="SectionHeading"/>
        <w:spacing w:line="240" w:lineRule="auto"/>
        <w:rPr>
          <w:rFonts w:cstheme="minorHAnsi"/>
          <w:color w:val="000000" w:themeColor="text1"/>
          <w:spacing w:val="4"/>
          <w:sz w:val="22"/>
          <w:szCs w:val="22"/>
        </w:rPr>
      </w:pPr>
      <w:r w:rsidRPr="007E7B9F">
        <w:rPr>
          <w:rFonts w:cstheme="minorHAnsi"/>
          <w:color w:val="000000" w:themeColor="text1"/>
          <w:spacing w:val="4"/>
          <w:sz w:val="22"/>
          <w:szCs w:val="22"/>
        </w:rPr>
        <w:t>PER</w:t>
      </w:r>
      <w:r w:rsidRPr="003F705D">
        <w:rPr>
          <w:rFonts w:cstheme="minorHAnsi"/>
          <w:color w:val="000000" w:themeColor="text1"/>
          <w:spacing w:val="4"/>
          <w:sz w:val="22"/>
          <w:szCs w:val="22"/>
        </w:rPr>
        <w:t>SONAL</w:t>
      </w:r>
      <w:r w:rsidRPr="007E7B9F">
        <w:rPr>
          <w:rFonts w:cstheme="minorHAnsi"/>
          <w:color w:val="000000" w:themeColor="text1"/>
          <w:spacing w:val="4"/>
          <w:sz w:val="22"/>
          <w:szCs w:val="22"/>
        </w:rPr>
        <w:t xml:space="preserve"> VEN</w:t>
      </w:r>
      <w:r w:rsidRPr="003F705D">
        <w:rPr>
          <w:rFonts w:cstheme="minorHAnsi"/>
          <w:color w:val="000000" w:themeColor="text1"/>
          <w:spacing w:val="4"/>
          <w:sz w:val="22"/>
          <w:szCs w:val="22"/>
        </w:rPr>
        <w:t>TURES</w:t>
      </w:r>
    </w:p>
    <w:p w14:paraId="64289EEE" w14:textId="7EBACD96" w:rsidR="00DF29FC" w:rsidRPr="00D8451E" w:rsidRDefault="00D8451E" w:rsidP="00D8451E">
      <w:pPr>
        <w:pStyle w:val="InstitutionResume"/>
        <w:spacing w:line="240" w:lineRule="auto"/>
        <w:rPr>
          <w:rFonts w:eastAsia="Batang" w:cstheme="minorHAnsi"/>
          <w:b/>
          <w:bCs/>
          <w:smallCaps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record label – Artist Island</w:t>
      </w:r>
      <w:r w:rsidR="00873C8E"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India</w:t>
      </w:r>
      <w:r w:rsidR="00873C8E" w:rsidRPr="00644DC3">
        <w:rPr>
          <w:rFonts w:eastAsia="Batang" w:cstheme="minorHAnsi"/>
          <w:spacing w:val="0"/>
        </w:rPr>
        <w:tab/>
      </w:r>
      <w:r w:rsidR="00263836">
        <w:rPr>
          <w:rFonts w:eastAsia="Batang" w:cstheme="minorHAnsi"/>
          <w:spacing w:val="0"/>
        </w:rPr>
        <w:t>20</w:t>
      </w:r>
      <w:r w:rsidR="0060264D">
        <w:rPr>
          <w:rFonts w:eastAsia="Batang" w:cstheme="minorHAnsi"/>
          <w:spacing w:val="0"/>
        </w:rPr>
        <w:t>19</w:t>
      </w:r>
      <w:r w:rsidR="00263836">
        <w:rPr>
          <w:rFonts w:eastAsia="Batang" w:cstheme="minorHAnsi"/>
          <w:spacing w:val="0"/>
        </w:rPr>
        <w:t xml:space="preserve"> - 20</w:t>
      </w:r>
      <w:r w:rsidR="0060264D">
        <w:rPr>
          <w:rFonts w:eastAsia="Batang" w:cstheme="minorHAnsi"/>
          <w:spacing w:val="0"/>
        </w:rPr>
        <w:t>2</w:t>
      </w:r>
      <w:r w:rsidR="00FB5FF5">
        <w:rPr>
          <w:rFonts w:eastAsia="Batang" w:cstheme="minorHAnsi"/>
          <w:spacing w:val="0"/>
        </w:rPr>
        <w:t>1</w:t>
      </w:r>
    </w:p>
    <w:p w14:paraId="4FC59E2C" w14:textId="41DB2A86" w:rsidR="00DF29FC" w:rsidRDefault="0060264D" w:rsidP="00DF29FC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Employed 3 Artists and </w:t>
      </w:r>
      <w:r w:rsidR="003473DD">
        <w:rPr>
          <w:rFonts w:cstheme="minorHAnsi"/>
          <w:spacing w:val="0"/>
        </w:rPr>
        <w:t>managed their art production, advertising &amp; marketing</w:t>
      </w:r>
      <w:r w:rsidR="00D8451E">
        <w:rPr>
          <w:rFonts w:cstheme="minorHAnsi"/>
          <w:spacing w:val="0"/>
        </w:rPr>
        <w:t xml:space="preserve"> at local revenue sources</w:t>
      </w:r>
      <w:r w:rsidR="003473DD">
        <w:rPr>
          <w:rFonts w:cstheme="minorHAnsi"/>
          <w:spacing w:val="0"/>
        </w:rPr>
        <w:t xml:space="preserve">; </w:t>
      </w:r>
      <w:r w:rsidR="006A085E">
        <w:rPr>
          <w:rFonts w:cstheme="minorHAnsi"/>
          <w:spacing w:val="0"/>
        </w:rPr>
        <w:t>earned</w:t>
      </w:r>
      <w:r w:rsidR="003473DD">
        <w:rPr>
          <w:rFonts w:cstheme="minorHAnsi"/>
          <w:spacing w:val="0"/>
        </w:rPr>
        <w:t xml:space="preserve"> 3 times </w:t>
      </w:r>
      <w:r w:rsidR="00D8451E">
        <w:rPr>
          <w:rFonts w:cstheme="minorHAnsi"/>
          <w:spacing w:val="0"/>
        </w:rPr>
        <w:t>as much</w:t>
      </w:r>
      <w:r w:rsidR="003473DD">
        <w:rPr>
          <w:rFonts w:cstheme="minorHAnsi"/>
          <w:spacing w:val="0"/>
        </w:rPr>
        <w:t xml:space="preserve"> revenue</w:t>
      </w:r>
      <w:r w:rsidR="00D8451E">
        <w:rPr>
          <w:rFonts w:cstheme="minorHAnsi"/>
          <w:spacing w:val="0"/>
        </w:rPr>
        <w:t xml:space="preserve"> as</w:t>
      </w:r>
      <w:r w:rsidR="003473DD">
        <w:rPr>
          <w:rFonts w:cstheme="minorHAnsi"/>
          <w:spacing w:val="0"/>
        </w:rPr>
        <w:t xml:space="preserve"> </w:t>
      </w:r>
      <w:r w:rsidR="00D8451E">
        <w:rPr>
          <w:rFonts w:cstheme="minorHAnsi"/>
          <w:spacing w:val="0"/>
        </w:rPr>
        <w:t>artists’</w:t>
      </w:r>
      <w:r w:rsidR="003473DD">
        <w:rPr>
          <w:rFonts w:cstheme="minorHAnsi"/>
          <w:spacing w:val="0"/>
        </w:rPr>
        <w:t xml:space="preserve"> </w:t>
      </w:r>
      <w:r w:rsidR="00D8451E">
        <w:rPr>
          <w:rFonts w:cstheme="minorHAnsi"/>
          <w:spacing w:val="0"/>
        </w:rPr>
        <w:t>salaries</w:t>
      </w:r>
      <w:r w:rsidR="003473DD">
        <w:rPr>
          <w:rFonts w:cstheme="minorHAnsi"/>
          <w:spacing w:val="0"/>
        </w:rPr>
        <w:t xml:space="preserve">; profits were utilized to </w:t>
      </w:r>
      <w:r w:rsidR="00D8451E">
        <w:rPr>
          <w:rFonts w:cstheme="minorHAnsi"/>
          <w:spacing w:val="0"/>
        </w:rPr>
        <w:t>fund art project</w:t>
      </w:r>
      <w:r w:rsidR="005A5816">
        <w:rPr>
          <w:rFonts w:cstheme="minorHAnsi"/>
          <w:spacing w:val="0"/>
        </w:rPr>
        <w:t>s</w:t>
      </w:r>
      <w:r w:rsidR="00D8451E">
        <w:rPr>
          <w:rFonts w:cstheme="minorHAnsi"/>
          <w:spacing w:val="0"/>
        </w:rPr>
        <w:t xml:space="preserve"> for each artist</w:t>
      </w:r>
    </w:p>
    <w:p w14:paraId="31F0DFF4" w14:textId="71AD5F27" w:rsidR="00D8451E" w:rsidRPr="00644DC3" w:rsidRDefault="00D8451E" w:rsidP="00D8451E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Late night food delivery – flying Food</w:t>
      </w:r>
      <w:r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Boston, MA</w:t>
      </w:r>
      <w:r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201</w:t>
      </w:r>
      <w:r w:rsidR="00A577B0">
        <w:rPr>
          <w:rFonts w:eastAsia="Batang" w:cstheme="minorHAnsi"/>
          <w:spacing w:val="0"/>
        </w:rPr>
        <w:t>8</w:t>
      </w:r>
      <w:r>
        <w:rPr>
          <w:rFonts w:eastAsia="Batang" w:cstheme="minorHAnsi"/>
          <w:spacing w:val="0"/>
        </w:rPr>
        <w:t xml:space="preserve"> - 20</w:t>
      </w:r>
      <w:r w:rsidR="00A577B0">
        <w:rPr>
          <w:rFonts w:eastAsia="Batang" w:cstheme="minorHAnsi"/>
          <w:spacing w:val="0"/>
        </w:rPr>
        <w:t>19</w:t>
      </w:r>
    </w:p>
    <w:p w14:paraId="3C3AC8BF" w14:textId="432CDEA3" w:rsidR="00D8451E" w:rsidRDefault="00A577B0" w:rsidP="00D8451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Started a home catering business, targeting late night Indian food cravers; created and executed marketing campaign </w:t>
      </w:r>
      <w:r w:rsidR="0017230D">
        <w:rPr>
          <w:rFonts w:cstheme="minorHAnsi"/>
          <w:spacing w:val="0"/>
        </w:rPr>
        <w:t>that increased customer base by more than 50% within 1 month</w:t>
      </w:r>
    </w:p>
    <w:p w14:paraId="630BEC3B" w14:textId="77777777" w:rsidR="0069397D" w:rsidRPr="007E7B9F" w:rsidRDefault="0069397D" w:rsidP="00CB0F3B">
      <w:pPr>
        <w:pStyle w:val="SectionHeading"/>
        <w:spacing w:line="240" w:lineRule="auto"/>
        <w:rPr>
          <w:rFonts w:cstheme="minorHAnsi"/>
          <w:color w:val="000000" w:themeColor="text1"/>
          <w:spacing w:val="4"/>
          <w:sz w:val="22"/>
          <w:szCs w:val="22"/>
        </w:rPr>
      </w:pPr>
      <w:r w:rsidRPr="007E7B9F">
        <w:rPr>
          <w:rFonts w:cstheme="minorHAnsi"/>
          <w:color w:val="000000" w:themeColor="text1"/>
          <w:spacing w:val="4"/>
          <w:sz w:val="22"/>
          <w:szCs w:val="22"/>
        </w:rPr>
        <w:lastRenderedPageBreak/>
        <w:t>SKILLS AND ACTIVITIES</w:t>
      </w:r>
    </w:p>
    <w:p w14:paraId="5B726C39" w14:textId="5959D01A" w:rsidR="00A02FB4" w:rsidRPr="00644DC3" w:rsidRDefault="00B519E6" w:rsidP="00CB0F3B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bookmarkStart w:id="32" w:name="Text27"/>
      <w:r>
        <w:rPr>
          <w:rFonts w:cstheme="minorHAnsi"/>
          <w:spacing w:val="0"/>
        </w:rPr>
        <w:t>Technology</w:t>
      </w:r>
      <w:r w:rsidR="000031B4">
        <w:rPr>
          <w:rFonts w:cstheme="minorHAnsi"/>
          <w:spacing w:val="0"/>
        </w:rPr>
        <w:t xml:space="preserve"> (Proficient)</w:t>
      </w:r>
      <w:r>
        <w:rPr>
          <w:rFonts w:cstheme="minorHAnsi"/>
          <w:spacing w:val="0"/>
        </w:rPr>
        <w:t>:</w:t>
      </w:r>
      <w:r w:rsidR="00F71B7E">
        <w:rPr>
          <w:rFonts w:cstheme="minorHAnsi"/>
          <w:spacing w:val="0"/>
        </w:rPr>
        <w:t xml:space="preserve"> MATLAB, Python</w:t>
      </w:r>
      <w:r w:rsidR="001E5837">
        <w:rPr>
          <w:rFonts w:cstheme="minorHAnsi"/>
          <w:spacing w:val="0"/>
        </w:rPr>
        <w:t xml:space="preserve"> (Pandas, NumPy)</w:t>
      </w:r>
      <w:r w:rsidR="00F71B7E">
        <w:rPr>
          <w:rFonts w:cstheme="minorHAnsi"/>
          <w:spacing w:val="0"/>
        </w:rPr>
        <w:t xml:space="preserve">, Java, </w:t>
      </w:r>
      <w:r w:rsidR="00502004">
        <w:rPr>
          <w:rFonts w:cstheme="minorHAnsi"/>
          <w:spacing w:val="0"/>
        </w:rPr>
        <w:t xml:space="preserve">Machine Learning, AI, </w:t>
      </w:r>
      <w:r w:rsidR="00F71B7E">
        <w:rPr>
          <w:rFonts w:cstheme="minorHAnsi"/>
          <w:spacing w:val="0"/>
        </w:rPr>
        <w:t xml:space="preserve">ANNs, </w:t>
      </w:r>
      <w:r w:rsidR="00502004">
        <w:rPr>
          <w:rFonts w:cstheme="minorHAnsi"/>
          <w:spacing w:val="0"/>
        </w:rPr>
        <w:t>S</w:t>
      </w:r>
      <w:r w:rsidR="00F71B7E">
        <w:rPr>
          <w:rFonts w:cstheme="minorHAnsi"/>
          <w:spacing w:val="0"/>
        </w:rPr>
        <w:t>VMs</w:t>
      </w:r>
      <w:r w:rsidR="000F72B0">
        <w:rPr>
          <w:rFonts w:cstheme="minorHAnsi"/>
          <w:spacing w:val="0"/>
        </w:rPr>
        <w:t>,</w:t>
      </w:r>
      <w:r w:rsidR="0082161C">
        <w:rPr>
          <w:rFonts w:cstheme="minorHAnsi"/>
          <w:spacing w:val="0"/>
        </w:rPr>
        <w:t xml:space="preserve"> </w:t>
      </w:r>
      <w:r w:rsidR="000F72B0">
        <w:rPr>
          <w:rFonts w:cstheme="minorHAnsi"/>
          <w:spacing w:val="0"/>
        </w:rPr>
        <w:t>Power BI</w:t>
      </w:r>
    </w:p>
    <w:bookmarkEnd w:id="32"/>
    <w:p w14:paraId="5D05A593" w14:textId="589585F2" w:rsidR="00F71B7E" w:rsidRPr="00886E20" w:rsidRDefault="00F71B7E" w:rsidP="00362AB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Sports: Coach</w:t>
      </w:r>
      <w:r w:rsidR="00BA2DEB">
        <w:rPr>
          <w:rFonts w:cstheme="minorHAnsi"/>
          <w:spacing w:val="0"/>
        </w:rPr>
        <w:t>ed over 50 students at</w:t>
      </w:r>
      <w:r>
        <w:rPr>
          <w:rFonts w:cstheme="minorHAnsi"/>
          <w:spacing w:val="0"/>
        </w:rPr>
        <w:t xml:space="preserve"> Boston University Cricket Club</w:t>
      </w:r>
      <w:r w:rsidR="00BA2DEB">
        <w:rPr>
          <w:rFonts w:cstheme="minorHAnsi"/>
          <w:spacing w:val="0"/>
        </w:rPr>
        <w:t>;</w:t>
      </w:r>
      <w:r>
        <w:rPr>
          <w:rFonts w:cstheme="minorHAnsi"/>
          <w:spacing w:val="0"/>
        </w:rPr>
        <w:t xml:space="preserve"> Member</w:t>
      </w:r>
      <w:r w:rsidR="00BA2DEB">
        <w:rPr>
          <w:rFonts w:cstheme="minorHAnsi"/>
          <w:spacing w:val="0"/>
        </w:rPr>
        <w:t xml:space="preserve"> of</w:t>
      </w:r>
      <w:r w:rsidRPr="00362AB4">
        <w:rPr>
          <w:rFonts w:cstheme="minorHAnsi"/>
          <w:spacing w:val="0"/>
        </w:rPr>
        <w:t xml:space="preserve"> St. Columba’s Cricket Club</w:t>
      </w:r>
    </w:p>
    <w:p w14:paraId="33428DC7" w14:textId="070AE683" w:rsidR="00CB0F3B" w:rsidRPr="00B367B5" w:rsidRDefault="00886E20" w:rsidP="00B367B5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Hobbies</w:t>
      </w:r>
      <w:r w:rsidR="00F71B7E">
        <w:rPr>
          <w:rFonts w:cstheme="minorHAnsi"/>
          <w:spacing w:val="0"/>
        </w:rPr>
        <w:t xml:space="preserve">: Photography, </w:t>
      </w:r>
      <w:r w:rsidR="00301309">
        <w:rPr>
          <w:rFonts w:cstheme="minorHAnsi"/>
          <w:spacing w:val="0"/>
        </w:rPr>
        <w:t>Photoshop,</w:t>
      </w:r>
      <w:r w:rsidR="00F71B7E">
        <w:rPr>
          <w:rFonts w:cstheme="minorHAnsi"/>
          <w:spacing w:val="0"/>
        </w:rPr>
        <w:t xml:space="preserve"> </w:t>
      </w:r>
      <w:r w:rsidR="00754231">
        <w:rPr>
          <w:rFonts w:cstheme="minorHAnsi"/>
          <w:spacing w:val="0"/>
        </w:rPr>
        <w:t xml:space="preserve">Lightroom, Premiere Rush, </w:t>
      </w:r>
      <w:r w:rsidR="00F71B7E">
        <w:rPr>
          <w:rFonts w:cstheme="minorHAnsi"/>
          <w:spacing w:val="0"/>
        </w:rPr>
        <w:t>Graphic design</w:t>
      </w:r>
      <w:r w:rsidR="008A007B">
        <w:rPr>
          <w:rFonts w:cstheme="minorHAnsi"/>
          <w:spacing w:val="0"/>
        </w:rPr>
        <w:t>, UI/UX Design</w:t>
      </w:r>
      <w:r w:rsidR="003F705D">
        <w:rPr>
          <w:rFonts w:cstheme="minorHAnsi"/>
          <w:spacing w:val="0"/>
        </w:rPr>
        <w:t xml:space="preserve">; </w:t>
      </w:r>
      <w:r w:rsidR="003F705D" w:rsidRPr="00856509">
        <w:rPr>
          <w:rFonts w:cstheme="minorHAnsi"/>
          <w:i/>
          <w:iCs/>
          <w:spacing w:val="0"/>
        </w:rPr>
        <w:t>Sahilportfolio.com</w:t>
      </w:r>
    </w:p>
    <w:sectPr w:rsidR="00CB0F3B" w:rsidRPr="00B367B5" w:rsidSect="00B367B5">
      <w:headerReference w:type="default" r:id="rId15"/>
      <w:footerReference w:type="default" r:id="rId16"/>
      <w:pgSz w:w="12240" w:h="15840" w:code="1"/>
      <w:pgMar w:top="1080" w:right="1080" w:bottom="1080" w:left="1080" w:header="576" w:footer="57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2" w:author="Elaine M Newtson" w:date="2022-08-26T10:05:00Z" w:initials="EMN">
    <w:p w14:paraId="365F9984" w14:textId="77777777" w:rsidR="00856509" w:rsidRDefault="00856509" w:rsidP="00D0211D">
      <w:pPr>
        <w:pStyle w:val="CommentText"/>
      </w:pPr>
      <w:r>
        <w:rPr>
          <w:rStyle w:val="CommentReference"/>
        </w:rPr>
        <w:annotationRef/>
      </w:r>
      <w:r>
        <w:t>This doesn't read like an accomplishment bullet, can you make it a summary line?  If so it needs to be left aligned</w:t>
      </w:r>
    </w:p>
  </w:comment>
  <w:comment w:id="27" w:author="Elaine M Newtson" w:date="2022-08-26T10:09:00Z" w:initials="EMN">
    <w:p w14:paraId="56D5C6D3" w14:textId="77777777" w:rsidR="004760EC" w:rsidRDefault="004760EC" w:rsidP="00AA1909">
      <w:pPr>
        <w:pStyle w:val="CommentText"/>
      </w:pPr>
      <w:r>
        <w:rPr>
          <w:rStyle w:val="CommentReference"/>
        </w:rPr>
        <w:annotationRef/>
      </w:r>
      <w:r>
        <w:t>Be consistent and use abbreviations to save space - see my example.  This is needed through out.  For example 500k</w:t>
      </w:r>
    </w:p>
  </w:comment>
  <w:comment w:id="31" w:author="Elaine M Newtson" w:date="2022-08-26T10:08:00Z" w:initials="EMN">
    <w:p w14:paraId="444ED70C" w14:textId="77777777" w:rsidR="004760EC" w:rsidRDefault="004760EC" w:rsidP="00B05161">
      <w:pPr>
        <w:pStyle w:val="CommentText"/>
      </w:pPr>
      <w:r>
        <w:rPr>
          <w:rStyle w:val="CommentReference"/>
        </w:rPr>
        <w:annotationRef/>
      </w:r>
      <w:r>
        <w:t>I don't love the way this bullet reads, not clear on what was delivered.  Clarify/streamline by using a %, I am curious how your re engineered the process?  or maybe Consider deleting for more space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65F9984" w15:done="0"/>
  <w15:commentEx w15:paraId="56D5C6D3" w15:done="0"/>
  <w15:commentEx w15:paraId="444ED7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B31960" w16cex:dateUtc="2022-08-26T17:05:00Z"/>
  <w16cex:commentExtensible w16cex:durableId="26B31A62" w16cex:dateUtc="2022-08-26T17:09:00Z"/>
  <w16cex:commentExtensible w16cex:durableId="26B31A1F" w16cex:dateUtc="2022-08-26T17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65F9984" w16cid:durableId="26B31960"/>
  <w16cid:commentId w16cid:paraId="56D5C6D3" w16cid:durableId="26B31A62"/>
  <w16cid:commentId w16cid:paraId="444ED70C" w16cid:durableId="26B31A1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1704D" w14:textId="77777777" w:rsidR="00EC7ECB" w:rsidRDefault="00EC7ECB" w:rsidP="00DA54C9">
      <w:pPr>
        <w:spacing w:line="240" w:lineRule="auto"/>
      </w:pPr>
      <w:r>
        <w:separator/>
      </w:r>
    </w:p>
  </w:endnote>
  <w:endnote w:type="continuationSeparator" w:id="0">
    <w:p w14:paraId="27BF5A5A" w14:textId="77777777" w:rsidR="00EC7ECB" w:rsidRDefault="00EC7ECB" w:rsidP="00DA54C9">
      <w:pPr>
        <w:spacing w:line="240" w:lineRule="auto"/>
      </w:pPr>
      <w:r>
        <w:continuationSeparator/>
      </w:r>
    </w:p>
  </w:endnote>
  <w:endnote w:type="continuationNotice" w:id="1">
    <w:p w14:paraId="79776BDB" w14:textId="77777777" w:rsidR="00EC7ECB" w:rsidRDefault="00EC7EC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3F5A8" w14:textId="59DF2542" w:rsidR="00DA54C9" w:rsidRDefault="00DA5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77310" w14:textId="77777777" w:rsidR="00EC7ECB" w:rsidRDefault="00EC7ECB" w:rsidP="00DA54C9">
      <w:pPr>
        <w:spacing w:line="240" w:lineRule="auto"/>
      </w:pPr>
      <w:r>
        <w:separator/>
      </w:r>
    </w:p>
  </w:footnote>
  <w:footnote w:type="continuationSeparator" w:id="0">
    <w:p w14:paraId="76904EC2" w14:textId="77777777" w:rsidR="00EC7ECB" w:rsidRDefault="00EC7ECB" w:rsidP="00DA54C9">
      <w:pPr>
        <w:spacing w:line="240" w:lineRule="auto"/>
      </w:pPr>
      <w:r>
        <w:continuationSeparator/>
      </w:r>
    </w:p>
  </w:footnote>
  <w:footnote w:type="continuationNotice" w:id="1">
    <w:p w14:paraId="0BD92322" w14:textId="77777777" w:rsidR="00EC7ECB" w:rsidRDefault="00EC7EC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56436" w14:textId="43026104" w:rsidR="00DA54C9" w:rsidRDefault="00DA5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FF1E9F"/>
    <w:multiLevelType w:val="hybridMultilevel"/>
    <w:tmpl w:val="0606540E"/>
    <w:lvl w:ilvl="0" w:tplc="7A78E4F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AB57B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D786105"/>
    <w:multiLevelType w:val="multilevel"/>
    <w:tmpl w:val="9E2EB2C2"/>
    <w:lvl w:ilvl="0">
      <w:start w:val="1995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1">
      <w:start w:val="1996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</w:abstractNum>
  <w:abstractNum w:abstractNumId="4" w15:restartNumberingAfterBreak="0">
    <w:nsid w:val="0DAA72BD"/>
    <w:multiLevelType w:val="hybridMultilevel"/>
    <w:tmpl w:val="3730B8C2"/>
    <w:lvl w:ilvl="0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0E0AA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0ED1677"/>
    <w:multiLevelType w:val="multilevel"/>
    <w:tmpl w:val="01EE6DD8"/>
    <w:lvl w:ilvl="0">
      <w:start w:val="1996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1997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</w:abstractNum>
  <w:abstractNum w:abstractNumId="7" w15:restartNumberingAfterBreak="0">
    <w:nsid w:val="15FF7CA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16697AF8"/>
    <w:multiLevelType w:val="hybridMultilevel"/>
    <w:tmpl w:val="75549A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005D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AC8162E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BC03A6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cs="Symbol" w:hint="default"/>
        <w:sz w:val="14"/>
        <w:szCs w:val="14"/>
      </w:rPr>
    </w:lvl>
  </w:abstractNum>
  <w:abstractNum w:abstractNumId="12" w15:restartNumberingAfterBreak="0">
    <w:nsid w:val="1DFA341D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E042FD6"/>
    <w:multiLevelType w:val="hybridMultilevel"/>
    <w:tmpl w:val="C582BF5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1C8398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44F35C0"/>
    <w:multiLevelType w:val="hybridMultilevel"/>
    <w:tmpl w:val="A46C2B88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46A1C"/>
    <w:multiLevelType w:val="hybridMultilevel"/>
    <w:tmpl w:val="FFFFFFFF"/>
    <w:lvl w:ilvl="0" w:tplc="E432F068">
      <w:start w:val="1"/>
      <w:numFmt w:val="decimal"/>
      <w:lvlText w:val="%1."/>
      <w:lvlJc w:val="left"/>
      <w:pPr>
        <w:ind w:left="720" w:hanging="360"/>
      </w:pPr>
    </w:lvl>
    <w:lvl w:ilvl="1" w:tplc="58A06278">
      <w:start w:val="1"/>
      <w:numFmt w:val="lowerLetter"/>
      <w:lvlText w:val="%2."/>
      <w:lvlJc w:val="left"/>
      <w:pPr>
        <w:ind w:left="1440" w:hanging="360"/>
      </w:pPr>
    </w:lvl>
    <w:lvl w:ilvl="2" w:tplc="2C8C7128">
      <w:start w:val="1"/>
      <w:numFmt w:val="lowerRoman"/>
      <w:lvlText w:val="%3."/>
      <w:lvlJc w:val="right"/>
      <w:pPr>
        <w:ind w:left="2160" w:hanging="180"/>
      </w:pPr>
    </w:lvl>
    <w:lvl w:ilvl="3" w:tplc="A4942B90">
      <w:start w:val="1"/>
      <w:numFmt w:val="decimal"/>
      <w:lvlText w:val="%4."/>
      <w:lvlJc w:val="left"/>
      <w:pPr>
        <w:ind w:left="2880" w:hanging="360"/>
      </w:pPr>
    </w:lvl>
    <w:lvl w:ilvl="4" w:tplc="AA2C02C8">
      <w:start w:val="1"/>
      <w:numFmt w:val="lowerLetter"/>
      <w:lvlText w:val="%5."/>
      <w:lvlJc w:val="left"/>
      <w:pPr>
        <w:ind w:left="3600" w:hanging="360"/>
      </w:pPr>
    </w:lvl>
    <w:lvl w:ilvl="5" w:tplc="F2ECCE26">
      <w:start w:val="1"/>
      <w:numFmt w:val="lowerRoman"/>
      <w:lvlText w:val="%6."/>
      <w:lvlJc w:val="right"/>
      <w:pPr>
        <w:ind w:left="4320" w:hanging="180"/>
      </w:pPr>
    </w:lvl>
    <w:lvl w:ilvl="6" w:tplc="03D0A6FA">
      <w:start w:val="1"/>
      <w:numFmt w:val="decimal"/>
      <w:lvlText w:val="%7."/>
      <w:lvlJc w:val="left"/>
      <w:pPr>
        <w:ind w:left="5040" w:hanging="360"/>
      </w:pPr>
    </w:lvl>
    <w:lvl w:ilvl="7" w:tplc="63A081EC">
      <w:start w:val="1"/>
      <w:numFmt w:val="lowerLetter"/>
      <w:lvlText w:val="%8."/>
      <w:lvlJc w:val="left"/>
      <w:pPr>
        <w:ind w:left="5760" w:hanging="360"/>
      </w:pPr>
    </w:lvl>
    <w:lvl w:ilvl="8" w:tplc="A0A4598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F27FBF"/>
    <w:multiLevelType w:val="hybridMultilevel"/>
    <w:tmpl w:val="E1B6A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742CC"/>
    <w:multiLevelType w:val="hybridMultilevel"/>
    <w:tmpl w:val="B842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9D2098"/>
    <w:multiLevelType w:val="hybridMultilevel"/>
    <w:tmpl w:val="21FE8B2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1AD6E39"/>
    <w:multiLevelType w:val="hybridMultilevel"/>
    <w:tmpl w:val="CEDC79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24114EB"/>
    <w:multiLevelType w:val="hybridMultilevel"/>
    <w:tmpl w:val="7A80E998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3DE05F2"/>
    <w:multiLevelType w:val="hybridMultilevel"/>
    <w:tmpl w:val="97B8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908F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735326F"/>
    <w:multiLevelType w:val="hybridMultilevel"/>
    <w:tmpl w:val="FFFFFFFF"/>
    <w:lvl w:ilvl="0" w:tplc="FDAE9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C2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A43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B8E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C7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F43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05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AB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C8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0D0BBB"/>
    <w:multiLevelType w:val="hybridMultilevel"/>
    <w:tmpl w:val="75F812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ED9499B"/>
    <w:multiLevelType w:val="hybridMultilevel"/>
    <w:tmpl w:val="0400C51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3F86470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FF97183"/>
    <w:multiLevelType w:val="hybridMultilevel"/>
    <w:tmpl w:val="0DF6DC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794CCD"/>
    <w:multiLevelType w:val="hybridMultilevel"/>
    <w:tmpl w:val="77C68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F04E2E"/>
    <w:multiLevelType w:val="hybridMultilevel"/>
    <w:tmpl w:val="EABAA3A2"/>
    <w:lvl w:ilvl="0" w:tplc="16B44EE8">
      <w:start w:val="1"/>
      <w:numFmt w:val="decimal"/>
      <w:lvlText w:val="%1."/>
      <w:lvlJc w:val="left"/>
      <w:pPr>
        <w:ind w:left="720" w:hanging="360"/>
      </w:pPr>
    </w:lvl>
    <w:lvl w:ilvl="1" w:tplc="9F6C7EDA">
      <w:start w:val="1"/>
      <w:numFmt w:val="lowerLetter"/>
      <w:lvlText w:val="%2."/>
      <w:lvlJc w:val="left"/>
      <w:pPr>
        <w:ind w:left="1440" w:hanging="360"/>
      </w:pPr>
    </w:lvl>
    <w:lvl w:ilvl="2" w:tplc="08E0F242">
      <w:start w:val="1"/>
      <w:numFmt w:val="lowerRoman"/>
      <w:lvlText w:val="%3."/>
      <w:lvlJc w:val="right"/>
      <w:pPr>
        <w:ind w:left="2160" w:hanging="180"/>
      </w:pPr>
    </w:lvl>
    <w:lvl w:ilvl="3" w:tplc="84E24438">
      <w:start w:val="1"/>
      <w:numFmt w:val="decimal"/>
      <w:lvlText w:val="%4."/>
      <w:lvlJc w:val="left"/>
      <w:pPr>
        <w:ind w:left="2880" w:hanging="360"/>
      </w:pPr>
    </w:lvl>
    <w:lvl w:ilvl="4" w:tplc="8A263D98">
      <w:start w:val="1"/>
      <w:numFmt w:val="lowerLetter"/>
      <w:lvlText w:val="%5."/>
      <w:lvlJc w:val="left"/>
      <w:pPr>
        <w:ind w:left="3600" w:hanging="360"/>
      </w:pPr>
    </w:lvl>
    <w:lvl w:ilvl="5" w:tplc="4E2093BE">
      <w:start w:val="1"/>
      <w:numFmt w:val="lowerRoman"/>
      <w:lvlText w:val="%6."/>
      <w:lvlJc w:val="right"/>
      <w:pPr>
        <w:ind w:left="4320" w:hanging="180"/>
      </w:pPr>
    </w:lvl>
    <w:lvl w:ilvl="6" w:tplc="718A148E">
      <w:start w:val="1"/>
      <w:numFmt w:val="decimal"/>
      <w:lvlText w:val="%7."/>
      <w:lvlJc w:val="left"/>
      <w:pPr>
        <w:ind w:left="5040" w:hanging="360"/>
      </w:pPr>
    </w:lvl>
    <w:lvl w:ilvl="7" w:tplc="ED92886C">
      <w:start w:val="1"/>
      <w:numFmt w:val="lowerLetter"/>
      <w:lvlText w:val="%8."/>
      <w:lvlJc w:val="left"/>
      <w:pPr>
        <w:ind w:left="5760" w:hanging="360"/>
      </w:pPr>
    </w:lvl>
    <w:lvl w:ilvl="8" w:tplc="20AA759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C61EB6"/>
    <w:multiLevelType w:val="hybridMultilevel"/>
    <w:tmpl w:val="DA348FF2"/>
    <w:lvl w:ilvl="0" w:tplc="FFFFFFFF">
      <w:start w:val="1"/>
      <w:numFmt w:val="bullet"/>
      <w:lvlText w:val=""/>
      <w:lvlJc w:val="left"/>
      <w:pPr>
        <w:tabs>
          <w:tab w:val="num" w:pos="2213"/>
        </w:tabs>
        <w:ind w:left="2213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933"/>
        </w:tabs>
        <w:ind w:left="293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53"/>
        </w:tabs>
        <w:ind w:left="3653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73"/>
        </w:tabs>
        <w:ind w:left="4373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93"/>
        </w:tabs>
        <w:ind w:left="509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813"/>
        </w:tabs>
        <w:ind w:left="5813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533"/>
        </w:tabs>
        <w:ind w:left="6533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53"/>
        </w:tabs>
        <w:ind w:left="725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73"/>
        </w:tabs>
        <w:ind w:left="7973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CE65A29"/>
    <w:multiLevelType w:val="hybridMultilevel"/>
    <w:tmpl w:val="65C0DA6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4F535ED3"/>
    <w:multiLevelType w:val="hybridMultilevel"/>
    <w:tmpl w:val="C1E2A310"/>
    <w:lvl w:ilvl="0" w:tplc="C5E0B37A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747B32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7843189"/>
    <w:multiLevelType w:val="hybridMultilevel"/>
    <w:tmpl w:val="230244BC"/>
    <w:lvl w:ilvl="0" w:tplc="452E8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0B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A3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C2E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63E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DA7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E0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62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B84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DA7E18"/>
    <w:multiLevelType w:val="hybridMultilevel"/>
    <w:tmpl w:val="5F9EAC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8602C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8" w15:restartNumberingAfterBreak="0">
    <w:nsid w:val="5D7D3B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 w15:restartNumberingAfterBreak="0">
    <w:nsid w:val="5DEF6385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6017DC4"/>
    <w:multiLevelType w:val="multilevel"/>
    <w:tmpl w:val="274ABD0A"/>
    <w:lvl w:ilvl="0">
      <w:start w:val="1999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2000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i w:val="0"/>
        <w:iCs w:val="0"/>
      </w:rPr>
    </w:lvl>
  </w:abstractNum>
  <w:abstractNum w:abstractNumId="41" w15:restartNumberingAfterBreak="0">
    <w:nsid w:val="6BD175B2"/>
    <w:multiLevelType w:val="hybridMultilevel"/>
    <w:tmpl w:val="2194735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04849D0"/>
    <w:multiLevelType w:val="hybridMultilevel"/>
    <w:tmpl w:val="FA7CE86A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5405A7B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8202B76"/>
    <w:multiLevelType w:val="hybridMultilevel"/>
    <w:tmpl w:val="BCBCEF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C128E0"/>
    <w:multiLevelType w:val="hybridMultilevel"/>
    <w:tmpl w:val="7D3AAEE6"/>
    <w:lvl w:ilvl="0" w:tplc="1A7A3842">
      <w:start w:val="1"/>
      <w:numFmt w:val="bullet"/>
      <w:pStyle w:val="ResumeBulletResume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  <w:sz w:val="16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-2430"/>
        </w:tabs>
        <w:ind w:left="-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1710"/>
        </w:tabs>
        <w:ind w:left="-171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-990"/>
        </w:tabs>
        <w:ind w:left="-9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-270"/>
        </w:tabs>
        <w:ind w:left="-2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cs="Wingdings" w:hint="default"/>
      </w:rPr>
    </w:lvl>
  </w:abstractNum>
  <w:num w:numId="1" w16cid:durableId="1211648051">
    <w:abstractNumId w:val="30"/>
  </w:num>
  <w:num w:numId="2" w16cid:durableId="582253158">
    <w:abstractNumId w:val="35"/>
  </w:num>
  <w:num w:numId="3" w16cid:durableId="882135799">
    <w:abstractNumId w:val="4"/>
  </w:num>
  <w:num w:numId="4" w16cid:durableId="428430373">
    <w:abstractNumId w:val="31"/>
  </w:num>
  <w:num w:numId="5" w16cid:durableId="210767779">
    <w:abstractNumId w:val="42"/>
  </w:num>
  <w:num w:numId="6" w16cid:durableId="1231621007">
    <w:abstractNumId w:val="32"/>
  </w:num>
  <w:num w:numId="7" w16cid:durableId="1273318403">
    <w:abstractNumId w:val="6"/>
  </w:num>
  <w:num w:numId="8" w16cid:durableId="2068337340">
    <w:abstractNumId w:val="21"/>
  </w:num>
  <w:num w:numId="9" w16cid:durableId="496310870">
    <w:abstractNumId w:val="3"/>
  </w:num>
  <w:num w:numId="10" w16cid:durableId="1582105360">
    <w:abstractNumId w:val="19"/>
  </w:num>
  <w:num w:numId="11" w16cid:durableId="1092822635">
    <w:abstractNumId w:val="37"/>
  </w:num>
  <w:num w:numId="12" w16cid:durableId="1861308812">
    <w:abstractNumId w:val="38"/>
  </w:num>
  <w:num w:numId="13" w16cid:durableId="707221596">
    <w:abstractNumId w:val="7"/>
  </w:num>
  <w:num w:numId="14" w16cid:durableId="79942049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cs="Symbol" w:hint="default"/>
          <w:sz w:val="14"/>
          <w:szCs w:val="14"/>
        </w:rPr>
      </w:lvl>
    </w:lvlOverride>
  </w:num>
  <w:num w:numId="15" w16cid:durableId="1652826228">
    <w:abstractNumId w:val="11"/>
  </w:num>
  <w:num w:numId="16" w16cid:durableId="935361792">
    <w:abstractNumId w:val="40"/>
  </w:num>
  <w:num w:numId="17" w16cid:durableId="1869828138">
    <w:abstractNumId w:val="25"/>
  </w:num>
  <w:num w:numId="18" w16cid:durableId="2140683141">
    <w:abstractNumId w:val="1"/>
  </w:num>
  <w:num w:numId="19" w16cid:durableId="1456406804">
    <w:abstractNumId w:val="45"/>
  </w:num>
  <w:num w:numId="20" w16cid:durableId="454568294">
    <w:abstractNumId w:val="41"/>
  </w:num>
  <w:num w:numId="21" w16cid:durableId="576984591">
    <w:abstractNumId w:val="13"/>
  </w:num>
  <w:num w:numId="22" w16cid:durableId="723060277">
    <w:abstractNumId w:val="26"/>
  </w:num>
  <w:num w:numId="23" w16cid:durableId="1065106501">
    <w:abstractNumId w:val="20"/>
  </w:num>
  <w:num w:numId="24" w16cid:durableId="435370395">
    <w:abstractNumId w:val="15"/>
  </w:num>
  <w:num w:numId="25" w16cid:durableId="1003053059">
    <w:abstractNumId w:val="28"/>
  </w:num>
  <w:num w:numId="26" w16cid:durableId="699891151">
    <w:abstractNumId w:val="44"/>
  </w:num>
  <w:num w:numId="27" w16cid:durableId="983580063">
    <w:abstractNumId w:val="8"/>
  </w:num>
  <w:num w:numId="28" w16cid:durableId="1366831255">
    <w:abstractNumId w:val="36"/>
  </w:num>
  <w:num w:numId="29" w16cid:durableId="1911115025">
    <w:abstractNumId w:val="14"/>
  </w:num>
  <w:num w:numId="30" w16cid:durableId="1165635346">
    <w:abstractNumId w:val="10"/>
  </w:num>
  <w:num w:numId="31" w16cid:durableId="1465124126">
    <w:abstractNumId w:val="43"/>
  </w:num>
  <w:num w:numId="32" w16cid:durableId="1059672750">
    <w:abstractNumId w:val="27"/>
  </w:num>
  <w:num w:numId="33" w16cid:durableId="1975745934">
    <w:abstractNumId w:val="34"/>
  </w:num>
  <w:num w:numId="34" w16cid:durableId="676926685">
    <w:abstractNumId w:val="39"/>
  </w:num>
  <w:num w:numId="35" w16cid:durableId="132524813">
    <w:abstractNumId w:val="9"/>
  </w:num>
  <w:num w:numId="36" w16cid:durableId="1932467283">
    <w:abstractNumId w:val="23"/>
  </w:num>
  <w:num w:numId="37" w16cid:durableId="13967637">
    <w:abstractNumId w:val="2"/>
  </w:num>
  <w:num w:numId="38" w16cid:durableId="1713458624">
    <w:abstractNumId w:val="12"/>
  </w:num>
  <w:num w:numId="39" w16cid:durableId="1456563989">
    <w:abstractNumId w:val="5"/>
  </w:num>
  <w:num w:numId="40" w16cid:durableId="1723477097">
    <w:abstractNumId w:val="22"/>
  </w:num>
  <w:num w:numId="41" w16cid:durableId="151797812">
    <w:abstractNumId w:val="18"/>
  </w:num>
  <w:num w:numId="42" w16cid:durableId="98064136">
    <w:abstractNumId w:val="22"/>
  </w:num>
  <w:num w:numId="43" w16cid:durableId="1357661376">
    <w:abstractNumId w:val="29"/>
  </w:num>
  <w:num w:numId="44" w16cid:durableId="214076380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45065419">
    <w:abstractNumId w:val="33"/>
  </w:num>
  <w:num w:numId="46" w16cid:durableId="1778403198">
    <w:abstractNumId w:val="16"/>
  </w:num>
  <w:num w:numId="47" w16cid:durableId="1793665408">
    <w:abstractNumId w:val="24"/>
  </w:num>
  <w:num w:numId="48" w16cid:durableId="6096302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91784867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laine M Newtson">
    <w15:presenceInfo w15:providerId="AD" w15:userId="S::ementis@uw.edu::d7146a6f-2122-4e01-a8df-b5b9d11e8d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/>
  <w:defaultTabStop w:val="720"/>
  <w:doNotHyphenateCaps/>
  <w:noPunctuationKerning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7E"/>
    <w:rsid w:val="000003B2"/>
    <w:rsid w:val="00000621"/>
    <w:rsid w:val="00000A8D"/>
    <w:rsid w:val="00000FD5"/>
    <w:rsid w:val="000031B4"/>
    <w:rsid w:val="000114DF"/>
    <w:rsid w:val="0001408C"/>
    <w:rsid w:val="000149BC"/>
    <w:rsid w:val="00016D9B"/>
    <w:rsid w:val="00024C0C"/>
    <w:rsid w:val="00024D77"/>
    <w:rsid w:val="00026BCF"/>
    <w:rsid w:val="000400F2"/>
    <w:rsid w:val="000431D6"/>
    <w:rsid w:val="00051592"/>
    <w:rsid w:val="00055CE1"/>
    <w:rsid w:val="00061A5A"/>
    <w:rsid w:val="00063818"/>
    <w:rsid w:val="00064DDC"/>
    <w:rsid w:val="000767F6"/>
    <w:rsid w:val="00083007"/>
    <w:rsid w:val="000859FE"/>
    <w:rsid w:val="00092CB4"/>
    <w:rsid w:val="0009657B"/>
    <w:rsid w:val="000A0FBE"/>
    <w:rsid w:val="000A1A43"/>
    <w:rsid w:val="000A2076"/>
    <w:rsid w:val="000A33CD"/>
    <w:rsid w:val="000A4E91"/>
    <w:rsid w:val="000B1808"/>
    <w:rsid w:val="000C1B36"/>
    <w:rsid w:val="000C3ECE"/>
    <w:rsid w:val="000D1DD0"/>
    <w:rsid w:val="000D5503"/>
    <w:rsid w:val="000D55D4"/>
    <w:rsid w:val="000E45CB"/>
    <w:rsid w:val="000E581B"/>
    <w:rsid w:val="000F1189"/>
    <w:rsid w:val="000F3C08"/>
    <w:rsid w:val="000F3CEE"/>
    <w:rsid w:val="000F6B4C"/>
    <w:rsid w:val="000F72B0"/>
    <w:rsid w:val="00102E41"/>
    <w:rsid w:val="001032A1"/>
    <w:rsid w:val="001053E2"/>
    <w:rsid w:val="001057A3"/>
    <w:rsid w:val="00111F29"/>
    <w:rsid w:val="00116D9D"/>
    <w:rsid w:val="00126AD9"/>
    <w:rsid w:val="00127982"/>
    <w:rsid w:val="00128EA5"/>
    <w:rsid w:val="00130659"/>
    <w:rsid w:val="00132964"/>
    <w:rsid w:val="001331CA"/>
    <w:rsid w:val="00135804"/>
    <w:rsid w:val="00136CAF"/>
    <w:rsid w:val="00140E78"/>
    <w:rsid w:val="00145D67"/>
    <w:rsid w:val="0014685B"/>
    <w:rsid w:val="00152713"/>
    <w:rsid w:val="00156C0B"/>
    <w:rsid w:val="00167161"/>
    <w:rsid w:val="00167C98"/>
    <w:rsid w:val="0017230D"/>
    <w:rsid w:val="00172327"/>
    <w:rsid w:val="00176378"/>
    <w:rsid w:val="00186EB7"/>
    <w:rsid w:val="00192731"/>
    <w:rsid w:val="0019377B"/>
    <w:rsid w:val="001A128C"/>
    <w:rsid w:val="001A33A9"/>
    <w:rsid w:val="001A3485"/>
    <w:rsid w:val="001A493B"/>
    <w:rsid w:val="001A5054"/>
    <w:rsid w:val="001B1D7B"/>
    <w:rsid w:val="001B2DC4"/>
    <w:rsid w:val="001B65B6"/>
    <w:rsid w:val="001B66D5"/>
    <w:rsid w:val="001C1957"/>
    <w:rsid w:val="001C2BBC"/>
    <w:rsid w:val="001C3EBC"/>
    <w:rsid w:val="001C5258"/>
    <w:rsid w:val="001D3836"/>
    <w:rsid w:val="001D7ADD"/>
    <w:rsid w:val="001E4586"/>
    <w:rsid w:val="001E5837"/>
    <w:rsid w:val="001E67D2"/>
    <w:rsid w:val="001F3E68"/>
    <w:rsid w:val="00200479"/>
    <w:rsid w:val="00201198"/>
    <w:rsid w:val="00205EEC"/>
    <w:rsid w:val="00207552"/>
    <w:rsid w:val="002171FE"/>
    <w:rsid w:val="00217BEC"/>
    <w:rsid w:val="00220B9B"/>
    <w:rsid w:val="00222778"/>
    <w:rsid w:val="00222F57"/>
    <w:rsid w:val="00224DAB"/>
    <w:rsid w:val="0024673B"/>
    <w:rsid w:val="002530FF"/>
    <w:rsid w:val="0026107B"/>
    <w:rsid w:val="00262233"/>
    <w:rsid w:val="00263836"/>
    <w:rsid w:val="002675BA"/>
    <w:rsid w:val="00280A53"/>
    <w:rsid w:val="00286D02"/>
    <w:rsid w:val="00290F1F"/>
    <w:rsid w:val="002917DC"/>
    <w:rsid w:val="00292182"/>
    <w:rsid w:val="00296C79"/>
    <w:rsid w:val="002A127E"/>
    <w:rsid w:val="002A40B9"/>
    <w:rsid w:val="002B5EF4"/>
    <w:rsid w:val="002B6218"/>
    <w:rsid w:val="002B6268"/>
    <w:rsid w:val="002B73BB"/>
    <w:rsid w:val="002C30A8"/>
    <w:rsid w:val="002C7AE2"/>
    <w:rsid w:val="002D19A9"/>
    <w:rsid w:val="002D36AB"/>
    <w:rsid w:val="002D37E4"/>
    <w:rsid w:val="002E2FA9"/>
    <w:rsid w:val="002E46A9"/>
    <w:rsid w:val="002E604E"/>
    <w:rsid w:val="002E775B"/>
    <w:rsid w:val="00301309"/>
    <w:rsid w:val="00302848"/>
    <w:rsid w:val="00310238"/>
    <w:rsid w:val="00314A6C"/>
    <w:rsid w:val="00316B01"/>
    <w:rsid w:val="003222F4"/>
    <w:rsid w:val="00322EC1"/>
    <w:rsid w:val="00325876"/>
    <w:rsid w:val="0032600B"/>
    <w:rsid w:val="00333FD6"/>
    <w:rsid w:val="003444D0"/>
    <w:rsid w:val="0034683A"/>
    <w:rsid w:val="00346BEA"/>
    <w:rsid w:val="003473DD"/>
    <w:rsid w:val="00351187"/>
    <w:rsid w:val="0035171C"/>
    <w:rsid w:val="003556AD"/>
    <w:rsid w:val="00362AB4"/>
    <w:rsid w:val="00367518"/>
    <w:rsid w:val="00374CBA"/>
    <w:rsid w:val="0037623F"/>
    <w:rsid w:val="00382956"/>
    <w:rsid w:val="00383CEB"/>
    <w:rsid w:val="00384B11"/>
    <w:rsid w:val="0038708B"/>
    <w:rsid w:val="00387374"/>
    <w:rsid w:val="00396A97"/>
    <w:rsid w:val="00396B5B"/>
    <w:rsid w:val="00396DB6"/>
    <w:rsid w:val="003A0FC1"/>
    <w:rsid w:val="003A1116"/>
    <w:rsid w:val="003A24F4"/>
    <w:rsid w:val="003A55E9"/>
    <w:rsid w:val="003A5837"/>
    <w:rsid w:val="003A6182"/>
    <w:rsid w:val="003B7258"/>
    <w:rsid w:val="003B7FAF"/>
    <w:rsid w:val="003C0788"/>
    <w:rsid w:val="003C3983"/>
    <w:rsid w:val="003C7E81"/>
    <w:rsid w:val="003D3F2C"/>
    <w:rsid w:val="003D49A9"/>
    <w:rsid w:val="003E02DB"/>
    <w:rsid w:val="003E4934"/>
    <w:rsid w:val="003E5CB5"/>
    <w:rsid w:val="003E7B4D"/>
    <w:rsid w:val="003E7E2A"/>
    <w:rsid w:val="003F02CF"/>
    <w:rsid w:val="003F705D"/>
    <w:rsid w:val="003F76D0"/>
    <w:rsid w:val="004010D5"/>
    <w:rsid w:val="00404A12"/>
    <w:rsid w:val="00405CE6"/>
    <w:rsid w:val="00416697"/>
    <w:rsid w:val="00416B5F"/>
    <w:rsid w:val="004177BA"/>
    <w:rsid w:val="00420709"/>
    <w:rsid w:val="004317AE"/>
    <w:rsid w:val="0043590B"/>
    <w:rsid w:val="004402F6"/>
    <w:rsid w:val="00442243"/>
    <w:rsid w:val="004457D6"/>
    <w:rsid w:val="0044603D"/>
    <w:rsid w:val="004465BA"/>
    <w:rsid w:val="00450B83"/>
    <w:rsid w:val="00452138"/>
    <w:rsid w:val="004607FF"/>
    <w:rsid w:val="00464CDB"/>
    <w:rsid w:val="004760EC"/>
    <w:rsid w:val="0047625B"/>
    <w:rsid w:val="00481F28"/>
    <w:rsid w:val="00483180"/>
    <w:rsid w:val="00484DB3"/>
    <w:rsid w:val="00495483"/>
    <w:rsid w:val="004A1A72"/>
    <w:rsid w:val="004A5368"/>
    <w:rsid w:val="004C04E9"/>
    <w:rsid w:val="004C2EEC"/>
    <w:rsid w:val="004C4099"/>
    <w:rsid w:val="004D09B3"/>
    <w:rsid w:val="004D2C74"/>
    <w:rsid w:val="004D371F"/>
    <w:rsid w:val="004E0854"/>
    <w:rsid w:val="004E56D8"/>
    <w:rsid w:val="004F2015"/>
    <w:rsid w:val="00502004"/>
    <w:rsid w:val="00502F64"/>
    <w:rsid w:val="005060DA"/>
    <w:rsid w:val="00513CB4"/>
    <w:rsid w:val="00516181"/>
    <w:rsid w:val="00516F32"/>
    <w:rsid w:val="005173CD"/>
    <w:rsid w:val="005223CF"/>
    <w:rsid w:val="005311DA"/>
    <w:rsid w:val="005329E0"/>
    <w:rsid w:val="00536878"/>
    <w:rsid w:val="00540F65"/>
    <w:rsid w:val="00541149"/>
    <w:rsid w:val="00541A4D"/>
    <w:rsid w:val="00543339"/>
    <w:rsid w:val="00543896"/>
    <w:rsid w:val="00546B30"/>
    <w:rsid w:val="00556DCD"/>
    <w:rsid w:val="00557685"/>
    <w:rsid w:val="00561282"/>
    <w:rsid w:val="0056527E"/>
    <w:rsid w:val="00582D07"/>
    <w:rsid w:val="00583701"/>
    <w:rsid w:val="00585131"/>
    <w:rsid w:val="00586E5A"/>
    <w:rsid w:val="00587893"/>
    <w:rsid w:val="00590AF2"/>
    <w:rsid w:val="00591F4D"/>
    <w:rsid w:val="00595516"/>
    <w:rsid w:val="005A19EB"/>
    <w:rsid w:val="005A5816"/>
    <w:rsid w:val="005B0B11"/>
    <w:rsid w:val="005B3323"/>
    <w:rsid w:val="005B3D24"/>
    <w:rsid w:val="005B407F"/>
    <w:rsid w:val="005B75BF"/>
    <w:rsid w:val="005C057E"/>
    <w:rsid w:val="005C1D01"/>
    <w:rsid w:val="005C36A8"/>
    <w:rsid w:val="005C7F57"/>
    <w:rsid w:val="005D1654"/>
    <w:rsid w:val="005D3F9A"/>
    <w:rsid w:val="005D5546"/>
    <w:rsid w:val="005E0010"/>
    <w:rsid w:val="005E0845"/>
    <w:rsid w:val="005E5EA3"/>
    <w:rsid w:val="005F5ACA"/>
    <w:rsid w:val="005F660A"/>
    <w:rsid w:val="005F79C0"/>
    <w:rsid w:val="0060264D"/>
    <w:rsid w:val="00605956"/>
    <w:rsid w:val="006077CF"/>
    <w:rsid w:val="00613583"/>
    <w:rsid w:val="006220C4"/>
    <w:rsid w:val="0062761B"/>
    <w:rsid w:val="006276F1"/>
    <w:rsid w:val="00630699"/>
    <w:rsid w:val="00631F9F"/>
    <w:rsid w:val="00634543"/>
    <w:rsid w:val="00636A18"/>
    <w:rsid w:val="00644DC3"/>
    <w:rsid w:val="00655A17"/>
    <w:rsid w:val="00657CA7"/>
    <w:rsid w:val="006659A5"/>
    <w:rsid w:val="00667FF6"/>
    <w:rsid w:val="00671B25"/>
    <w:rsid w:val="006729CF"/>
    <w:rsid w:val="00672D8D"/>
    <w:rsid w:val="00681D2B"/>
    <w:rsid w:val="006854BE"/>
    <w:rsid w:val="00685F4C"/>
    <w:rsid w:val="00686540"/>
    <w:rsid w:val="006912DA"/>
    <w:rsid w:val="0069186D"/>
    <w:rsid w:val="00691948"/>
    <w:rsid w:val="00693605"/>
    <w:rsid w:val="0069397D"/>
    <w:rsid w:val="00693FE6"/>
    <w:rsid w:val="006956F0"/>
    <w:rsid w:val="006974EF"/>
    <w:rsid w:val="006A085E"/>
    <w:rsid w:val="006A5BC9"/>
    <w:rsid w:val="006A6D6F"/>
    <w:rsid w:val="006B4821"/>
    <w:rsid w:val="006B61C9"/>
    <w:rsid w:val="006C0C62"/>
    <w:rsid w:val="006C31F5"/>
    <w:rsid w:val="006C7BCC"/>
    <w:rsid w:val="006D0C0C"/>
    <w:rsid w:val="006D1499"/>
    <w:rsid w:val="006D4575"/>
    <w:rsid w:val="006D609A"/>
    <w:rsid w:val="006E4C2B"/>
    <w:rsid w:val="006E76D5"/>
    <w:rsid w:val="006E79FB"/>
    <w:rsid w:val="00700605"/>
    <w:rsid w:val="00713D6E"/>
    <w:rsid w:val="00722828"/>
    <w:rsid w:val="00731B38"/>
    <w:rsid w:val="007328CE"/>
    <w:rsid w:val="00735BC5"/>
    <w:rsid w:val="00735DEA"/>
    <w:rsid w:val="0074315F"/>
    <w:rsid w:val="00743927"/>
    <w:rsid w:val="00745BA2"/>
    <w:rsid w:val="00747C54"/>
    <w:rsid w:val="00753019"/>
    <w:rsid w:val="00754231"/>
    <w:rsid w:val="007577F9"/>
    <w:rsid w:val="007604E5"/>
    <w:rsid w:val="00760B9D"/>
    <w:rsid w:val="00762188"/>
    <w:rsid w:val="00762FDB"/>
    <w:rsid w:val="00763C4B"/>
    <w:rsid w:val="007704B1"/>
    <w:rsid w:val="00770F3A"/>
    <w:rsid w:val="00771B83"/>
    <w:rsid w:val="00774E27"/>
    <w:rsid w:val="0077601C"/>
    <w:rsid w:val="007766F0"/>
    <w:rsid w:val="00776D8F"/>
    <w:rsid w:val="00780BB6"/>
    <w:rsid w:val="0078266E"/>
    <w:rsid w:val="0079313B"/>
    <w:rsid w:val="007A091F"/>
    <w:rsid w:val="007A1E5E"/>
    <w:rsid w:val="007A2D0F"/>
    <w:rsid w:val="007A4C8A"/>
    <w:rsid w:val="007A7928"/>
    <w:rsid w:val="007B3A8B"/>
    <w:rsid w:val="007B5B96"/>
    <w:rsid w:val="007B60A1"/>
    <w:rsid w:val="007B7BF9"/>
    <w:rsid w:val="007C2BFA"/>
    <w:rsid w:val="007C448E"/>
    <w:rsid w:val="007C72AD"/>
    <w:rsid w:val="007C759C"/>
    <w:rsid w:val="007D4443"/>
    <w:rsid w:val="007D6996"/>
    <w:rsid w:val="007D7687"/>
    <w:rsid w:val="007E7B9F"/>
    <w:rsid w:val="007F20DC"/>
    <w:rsid w:val="007F34B0"/>
    <w:rsid w:val="007F53BD"/>
    <w:rsid w:val="007F5E16"/>
    <w:rsid w:val="007F7762"/>
    <w:rsid w:val="00812652"/>
    <w:rsid w:val="00812FC1"/>
    <w:rsid w:val="008134C0"/>
    <w:rsid w:val="0081619B"/>
    <w:rsid w:val="00816AFF"/>
    <w:rsid w:val="0082161C"/>
    <w:rsid w:val="008230AE"/>
    <w:rsid w:val="00824779"/>
    <w:rsid w:val="00826C10"/>
    <w:rsid w:val="00832FE6"/>
    <w:rsid w:val="00834838"/>
    <w:rsid w:val="00834D8E"/>
    <w:rsid w:val="008364AD"/>
    <w:rsid w:val="008437EF"/>
    <w:rsid w:val="008471B7"/>
    <w:rsid w:val="00851136"/>
    <w:rsid w:val="00851D5D"/>
    <w:rsid w:val="00852BA9"/>
    <w:rsid w:val="008551C8"/>
    <w:rsid w:val="00856509"/>
    <w:rsid w:val="00856954"/>
    <w:rsid w:val="008622C6"/>
    <w:rsid w:val="008669A5"/>
    <w:rsid w:val="00872D21"/>
    <w:rsid w:val="00873873"/>
    <w:rsid w:val="00873C8E"/>
    <w:rsid w:val="0087452B"/>
    <w:rsid w:val="00880BB4"/>
    <w:rsid w:val="008836F4"/>
    <w:rsid w:val="00886E20"/>
    <w:rsid w:val="00893576"/>
    <w:rsid w:val="008971C2"/>
    <w:rsid w:val="008A007B"/>
    <w:rsid w:val="008A06BD"/>
    <w:rsid w:val="008A3B92"/>
    <w:rsid w:val="008A7526"/>
    <w:rsid w:val="008B39C8"/>
    <w:rsid w:val="008B3B78"/>
    <w:rsid w:val="008B4B7B"/>
    <w:rsid w:val="008B754A"/>
    <w:rsid w:val="008C18F3"/>
    <w:rsid w:val="008C3CF4"/>
    <w:rsid w:val="008C49F9"/>
    <w:rsid w:val="008D0C4B"/>
    <w:rsid w:val="008D131E"/>
    <w:rsid w:val="008D1D1E"/>
    <w:rsid w:val="008D32EC"/>
    <w:rsid w:val="008D4FDF"/>
    <w:rsid w:val="008E3190"/>
    <w:rsid w:val="008E50F5"/>
    <w:rsid w:val="008E7254"/>
    <w:rsid w:val="008F40F7"/>
    <w:rsid w:val="008F792F"/>
    <w:rsid w:val="0091470F"/>
    <w:rsid w:val="00921BEA"/>
    <w:rsid w:val="00921FB6"/>
    <w:rsid w:val="00923A59"/>
    <w:rsid w:val="00923E04"/>
    <w:rsid w:val="00924535"/>
    <w:rsid w:val="0092530E"/>
    <w:rsid w:val="00932C38"/>
    <w:rsid w:val="009376B5"/>
    <w:rsid w:val="00937C92"/>
    <w:rsid w:val="00940E14"/>
    <w:rsid w:val="00953FF4"/>
    <w:rsid w:val="00954295"/>
    <w:rsid w:val="00964AC7"/>
    <w:rsid w:val="00970EDF"/>
    <w:rsid w:val="00972C86"/>
    <w:rsid w:val="00975090"/>
    <w:rsid w:val="00975E8A"/>
    <w:rsid w:val="00977401"/>
    <w:rsid w:val="00986AE6"/>
    <w:rsid w:val="00986D54"/>
    <w:rsid w:val="00993678"/>
    <w:rsid w:val="0099418A"/>
    <w:rsid w:val="00995CCC"/>
    <w:rsid w:val="009A278D"/>
    <w:rsid w:val="009B47A5"/>
    <w:rsid w:val="009B658E"/>
    <w:rsid w:val="009B6648"/>
    <w:rsid w:val="009B7982"/>
    <w:rsid w:val="009C4746"/>
    <w:rsid w:val="009C7D8B"/>
    <w:rsid w:val="009C7EBC"/>
    <w:rsid w:val="009D00BC"/>
    <w:rsid w:val="009D15EB"/>
    <w:rsid w:val="009D38AC"/>
    <w:rsid w:val="009E2BD2"/>
    <w:rsid w:val="009F120E"/>
    <w:rsid w:val="009F1C03"/>
    <w:rsid w:val="009F1FB0"/>
    <w:rsid w:val="009F3056"/>
    <w:rsid w:val="009F43E3"/>
    <w:rsid w:val="00A00E7C"/>
    <w:rsid w:val="00A02FB4"/>
    <w:rsid w:val="00A03868"/>
    <w:rsid w:val="00A04436"/>
    <w:rsid w:val="00A04E16"/>
    <w:rsid w:val="00A20F9C"/>
    <w:rsid w:val="00A25150"/>
    <w:rsid w:val="00A255B7"/>
    <w:rsid w:val="00A255FA"/>
    <w:rsid w:val="00A26398"/>
    <w:rsid w:val="00A30B20"/>
    <w:rsid w:val="00A31411"/>
    <w:rsid w:val="00A34627"/>
    <w:rsid w:val="00A42728"/>
    <w:rsid w:val="00A42CCF"/>
    <w:rsid w:val="00A44CB3"/>
    <w:rsid w:val="00A47983"/>
    <w:rsid w:val="00A55C0D"/>
    <w:rsid w:val="00A577B0"/>
    <w:rsid w:val="00A57F0F"/>
    <w:rsid w:val="00A61FB3"/>
    <w:rsid w:val="00A65633"/>
    <w:rsid w:val="00A677EE"/>
    <w:rsid w:val="00A7172C"/>
    <w:rsid w:val="00A74943"/>
    <w:rsid w:val="00A77B2C"/>
    <w:rsid w:val="00A80121"/>
    <w:rsid w:val="00A819F0"/>
    <w:rsid w:val="00A82297"/>
    <w:rsid w:val="00A87E28"/>
    <w:rsid w:val="00A97DF2"/>
    <w:rsid w:val="00AA5E6D"/>
    <w:rsid w:val="00AA70CD"/>
    <w:rsid w:val="00AB15A3"/>
    <w:rsid w:val="00AB3D74"/>
    <w:rsid w:val="00AC36E8"/>
    <w:rsid w:val="00AC3921"/>
    <w:rsid w:val="00AC686B"/>
    <w:rsid w:val="00AC7243"/>
    <w:rsid w:val="00AC72CE"/>
    <w:rsid w:val="00AD1082"/>
    <w:rsid w:val="00AD1EB7"/>
    <w:rsid w:val="00AD26F9"/>
    <w:rsid w:val="00AD39D2"/>
    <w:rsid w:val="00AD5A67"/>
    <w:rsid w:val="00AD7CF5"/>
    <w:rsid w:val="00AE4AEB"/>
    <w:rsid w:val="00AF0303"/>
    <w:rsid w:val="00AF3D99"/>
    <w:rsid w:val="00B104B4"/>
    <w:rsid w:val="00B11DB7"/>
    <w:rsid w:val="00B14DE5"/>
    <w:rsid w:val="00B16303"/>
    <w:rsid w:val="00B208D4"/>
    <w:rsid w:val="00B22745"/>
    <w:rsid w:val="00B26274"/>
    <w:rsid w:val="00B3114B"/>
    <w:rsid w:val="00B341A2"/>
    <w:rsid w:val="00B349D5"/>
    <w:rsid w:val="00B367B5"/>
    <w:rsid w:val="00B368BD"/>
    <w:rsid w:val="00B46CF0"/>
    <w:rsid w:val="00B519E6"/>
    <w:rsid w:val="00B51D24"/>
    <w:rsid w:val="00B5243B"/>
    <w:rsid w:val="00B53975"/>
    <w:rsid w:val="00B54469"/>
    <w:rsid w:val="00B551B7"/>
    <w:rsid w:val="00B554AA"/>
    <w:rsid w:val="00B57363"/>
    <w:rsid w:val="00B57739"/>
    <w:rsid w:val="00B60E22"/>
    <w:rsid w:val="00B61A17"/>
    <w:rsid w:val="00B62CD5"/>
    <w:rsid w:val="00B631F6"/>
    <w:rsid w:val="00B64E8A"/>
    <w:rsid w:val="00B66688"/>
    <w:rsid w:val="00B70442"/>
    <w:rsid w:val="00B71FDC"/>
    <w:rsid w:val="00B745DD"/>
    <w:rsid w:val="00B75CE7"/>
    <w:rsid w:val="00B82F7C"/>
    <w:rsid w:val="00B83154"/>
    <w:rsid w:val="00B8601E"/>
    <w:rsid w:val="00B95163"/>
    <w:rsid w:val="00BA2DEB"/>
    <w:rsid w:val="00BB239F"/>
    <w:rsid w:val="00BB2469"/>
    <w:rsid w:val="00BB3FC0"/>
    <w:rsid w:val="00BB649D"/>
    <w:rsid w:val="00BB6F39"/>
    <w:rsid w:val="00BB7CC9"/>
    <w:rsid w:val="00BC280A"/>
    <w:rsid w:val="00BC28E8"/>
    <w:rsid w:val="00BC317A"/>
    <w:rsid w:val="00BC3A20"/>
    <w:rsid w:val="00BC4947"/>
    <w:rsid w:val="00BC4B2A"/>
    <w:rsid w:val="00BD1236"/>
    <w:rsid w:val="00BD4691"/>
    <w:rsid w:val="00BD6E61"/>
    <w:rsid w:val="00BE17DE"/>
    <w:rsid w:val="00BE1B51"/>
    <w:rsid w:val="00BE4D41"/>
    <w:rsid w:val="00BE63B7"/>
    <w:rsid w:val="00BE6751"/>
    <w:rsid w:val="00BF0E8D"/>
    <w:rsid w:val="00BF0F71"/>
    <w:rsid w:val="00BF5E99"/>
    <w:rsid w:val="00C0100D"/>
    <w:rsid w:val="00C02F35"/>
    <w:rsid w:val="00C050C1"/>
    <w:rsid w:val="00C119C7"/>
    <w:rsid w:val="00C15F5A"/>
    <w:rsid w:val="00C23FFD"/>
    <w:rsid w:val="00C247D4"/>
    <w:rsid w:val="00C25131"/>
    <w:rsid w:val="00C27807"/>
    <w:rsid w:val="00C27B8A"/>
    <w:rsid w:val="00C310B8"/>
    <w:rsid w:val="00C40D7A"/>
    <w:rsid w:val="00C42D81"/>
    <w:rsid w:val="00C42DF8"/>
    <w:rsid w:val="00C44403"/>
    <w:rsid w:val="00C47048"/>
    <w:rsid w:val="00C51204"/>
    <w:rsid w:val="00C5435F"/>
    <w:rsid w:val="00C56404"/>
    <w:rsid w:val="00C61CD4"/>
    <w:rsid w:val="00C66BFB"/>
    <w:rsid w:val="00C6767B"/>
    <w:rsid w:val="00C70E99"/>
    <w:rsid w:val="00C73849"/>
    <w:rsid w:val="00C73A51"/>
    <w:rsid w:val="00C749F7"/>
    <w:rsid w:val="00C765EA"/>
    <w:rsid w:val="00C76B86"/>
    <w:rsid w:val="00C76CD9"/>
    <w:rsid w:val="00C772F8"/>
    <w:rsid w:val="00C83EED"/>
    <w:rsid w:val="00C84A7C"/>
    <w:rsid w:val="00C91E92"/>
    <w:rsid w:val="00CA1E94"/>
    <w:rsid w:val="00CA2099"/>
    <w:rsid w:val="00CB0232"/>
    <w:rsid w:val="00CB0F3B"/>
    <w:rsid w:val="00CB27D9"/>
    <w:rsid w:val="00CB28A0"/>
    <w:rsid w:val="00CB4099"/>
    <w:rsid w:val="00CB7F41"/>
    <w:rsid w:val="00CC0562"/>
    <w:rsid w:val="00CC110D"/>
    <w:rsid w:val="00CC4B57"/>
    <w:rsid w:val="00CD06C3"/>
    <w:rsid w:val="00CD2A69"/>
    <w:rsid w:val="00CD36F2"/>
    <w:rsid w:val="00CD692A"/>
    <w:rsid w:val="00CE1D4D"/>
    <w:rsid w:val="00CE1FE1"/>
    <w:rsid w:val="00CE22B1"/>
    <w:rsid w:val="00CE684F"/>
    <w:rsid w:val="00CE6B0F"/>
    <w:rsid w:val="00CE7E59"/>
    <w:rsid w:val="00CF06CD"/>
    <w:rsid w:val="00CF30CC"/>
    <w:rsid w:val="00CF6936"/>
    <w:rsid w:val="00CF6E81"/>
    <w:rsid w:val="00D01504"/>
    <w:rsid w:val="00D0496A"/>
    <w:rsid w:val="00D05375"/>
    <w:rsid w:val="00D06B3C"/>
    <w:rsid w:val="00D0740A"/>
    <w:rsid w:val="00D1276D"/>
    <w:rsid w:val="00D14252"/>
    <w:rsid w:val="00D1551C"/>
    <w:rsid w:val="00D227CB"/>
    <w:rsid w:val="00D234C8"/>
    <w:rsid w:val="00D31E7E"/>
    <w:rsid w:val="00D33C32"/>
    <w:rsid w:val="00D33E95"/>
    <w:rsid w:val="00D33E9A"/>
    <w:rsid w:val="00D35067"/>
    <w:rsid w:val="00D41097"/>
    <w:rsid w:val="00D412E8"/>
    <w:rsid w:val="00D41A51"/>
    <w:rsid w:val="00D449BB"/>
    <w:rsid w:val="00D530BA"/>
    <w:rsid w:val="00D55074"/>
    <w:rsid w:val="00D57154"/>
    <w:rsid w:val="00D57A84"/>
    <w:rsid w:val="00D6058D"/>
    <w:rsid w:val="00D737F4"/>
    <w:rsid w:val="00D8398F"/>
    <w:rsid w:val="00D8451E"/>
    <w:rsid w:val="00D86D73"/>
    <w:rsid w:val="00DA0281"/>
    <w:rsid w:val="00DA54C9"/>
    <w:rsid w:val="00DB06F1"/>
    <w:rsid w:val="00DB1907"/>
    <w:rsid w:val="00DC1853"/>
    <w:rsid w:val="00DC1D21"/>
    <w:rsid w:val="00DC5532"/>
    <w:rsid w:val="00DD2893"/>
    <w:rsid w:val="00DD2ED0"/>
    <w:rsid w:val="00DD38FF"/>
    <w:rsid w:val="00DD5213"/>
    <w:rsid w:val="00DD5AC9"/>
    <w:rsid w:val="00DE3E6A"/>
    <w:rsid w:val="00DE4CA9"/>
    <w:rsid w:val="00DE6AF0"/>
    <w:rsid w:val="00DF1AB9"/>
    <w:rsid w:val="00DF29FC"/>
    <w:rsid w:val="00DF3147"/>
    <w:rsid w:val="00DF47D5"/>
    <w:rsid w:val="00DF5CC0"/>
    <w:rsid w:val="00E0355D"/>
    <w:rsid w:val="00E075D6"/>
    <w:rsid w:val="00E13218"/>
    <w:rsid w:val="00E16AF5"/>
    <w:rsid w:val="00E16BDC"/>
    <w:rsid w:val="00E25C98"/>
    <w:rsid w:val="00E34B76"/>
    <w:rsid w:val="00E3502E"/>
    <w:rsid w:val="00E37267"/>
    <w:rsid w:val="00E51194"/>
    <w:rsid w:val="00E62067"/>
    <w:rsid w:val="00E6571C"/>
    <w:rsid w:val="00E71B5F"/>
    <w:rsid w:val="00E737D7"/>
    <w:rsid w:val="00E74493"/>
    <w:rsid w:val="00E76231"/>
    <w:rsid w:val="00E77746"/>
    <w:rsid w:val="00E77D59"/>
    <w:rsid w:val="00E83ABB"/>
    <w:rsid w:val="00E8455F"/>
    <w:rsid w:val="00E845BA"/>
    <w:rsid w:val="00E84F51"/>
    <w:rsid w:val="00E8511E"/>
    <w:rsid w:val="00EA0208"/>
    <w:rsid w:val="00EA1B3D"/>
    <w:rsid w:val="00EB12BF"/>
    <w:rsid w:val="00EB2D88"/>
    <w:rsid w:val="00EB3D20"/>
    <w:rsid w:val="00EB4116"/>
    <w:rsid w:val="00EB639C"/>
    <w:rsid w:val="00EB7CBA"/>
    <w:rsid w:val="00EC0F2B"/>
    <w:rsid w:val="00EC169F"/>
    <w:rsid w:val="00EC28A1"/>
    <w:rsid w:val="00EC4A00"/>
    <w:rsid w:val="00EC7ECB"/>
    <w:rsid w:val="00ED1BC4"/>
    <w:rsid w:val="00ED43BC"/>
    <w:rsid w:val="00EE0BD1"/>
    <w:rsid w:val="00EE2B44"/>
    <w:rsid w:val="00EE57CB"/>
    <w:rsid w:val="00EF023E"/>
    <w:rsid w:val="00EF042B"/>
    <w:rsid w:val="00EF265D"/>
    <w:rsid w:val="00EF6013"/>
    <w:rsid w:val="00F04F81"/>
    <w:rsid w:val="00F11800"/>
    <w:rsid w:val="00F1478A"/>
    <w:rsid w:val="00F164F0"/>
    <w:rsid w:val="00F16EFB"/>
    <w:rsid w:val="00F17892"/>
    <w:rsid w:val="00F218A0"/>
    <w:rsid w:val="00F22D7D"/>
    <w:rsid w:val="00F2532E"/>
    <w:rsid w:val="00F273E8"/>
    <w:rsid w:val="00F27F6C"/>
    <w:rsid w:val="00F3013B"/>
    <w:rsid w:val="00F3523C"/>
    <w:rsid w:val="00F365AD"/>
    <w:rsid w:val="00F37448"/>
    <w:rsid w:val="00F4112E"/>
    <w:rsid w:val="00F414A5"/>
    <w:rsid w:val="00F43183"/>
    <w:rsid w:val="00F43988"/>
    <w:rsid w:val="00F472B4"/>
    <w:rsid w:val="00F50279"/>
    <w:rsid w:val="00F51018"/>
    <w:rsid w:val="00F54244"/>
    <w:rsid w:val="00F573CA"/>
    <w:rsid w:val="00F635C5"/>
    <w:rsid w:val="00F65E7B"/>
    <w:rsid w:val="00F67C63"/>
    <w:rsid w:val="00F71B7E"/>
    <w:rsid w:val="00F76BEE"/>
    <w:rsid w:val="00F81372"/>
    <w:rsid w:val="00F821D2"/>
    <w:rsid w:val="00F847F4"/>
    <w:rsid w:val="00F84FF5"/>
    <w:rsid w:val="00FA382D"/>
    <w:rsid w:val="00FA5A47"/>
    <w:rsid w:val="00FB1CC2"/>
    <w:rsid w:val="00FB2229"/>
    <w:rsid w:val="00FB39DB"/>
    <w:rsid w:val="00FB3ED5"/>
    <w:rsid w:val="00FB4E83"/>
    <w:rsid w:val="00FB56CB"/>
    <w:rsid w:val="00FB5FF5"/>
    <w:rsid w:val="00FC013E"/>
    <w:rsid w:val="00FC073D"/>
    <w:rsid w:val="00FC1243"/>
    <w:rsid w:val="00FD1B63"/>
    <w:rsid w:val="00FD3EAE"/>
    <w:rsid w:val="00FD5F0A"/>
    <w:rsid w:val="00FD7D3D"/>
    <w:rsid w:val="00FD7FB1"/>
    <w:rsid w:val="00FE030A"/>
    <w:rsid w:val="00FE74E6"/>
    <w:rsid w:val="00FE7952"/>
    <w:rsid w:val="00FF215C"/>
    <w:rsid w:val="00FF31B7"/>
    <w:rsid w:val="00FF34D0"/>
    <w:rsid w:val="00FF3FDF"/>
    <w:rsid w:val="01052D16"/>
    <w:rsid w:val="01421D9C"/>
    <w:rsid w:val="0154A667"/>
    <w:rsid w:val="0188D9D1"/>
    <w:rsid w:val="0265CBDC"/>
    <w:rsid w:val="03C0632C"/>
    <w:rsid w:val="03D1009F"/>
    <w:rsid w:val="04C03A8E"/>
    <w:rsid w:val="05224D32"/>
    <w:rsid w:val="05679201"/>
    <w:rsid w:val="056C5049"/>
    <w:rsid w:val="05CB4CAE"/>
    <w:rsid w:val="05D981C1"/>
    <w:rsid w:val="06FAA36D"/>
    <w:rsid w:val="07687399"/>
    <w:rsid w:val="07731896"/>
    <w:rsid w:val="078924F3"/>
    <w:rsid w:val="0B795529"/>
    <w:rsid w:val="0BB2B165"/>
    <w:rsid w:val="0BED6300"/>
    <w:rsid w:val="0CECFD78"/>
    <w:rsid w:val="0D7761DF"/>
    <w:rsid w:val="0DBB3415"/>
    <w:rsid w:val="0FDB8A16"/>
    <w:rsid w:val="134D8A30"/>
    <w:rsid w:val="163E3FCB"/>
    <w:rsid w:val="16687570"/>
    <w:rsid w:val="18CB89E7"/>
    <w:rsid w:val="1913CE6D"/>
    <w:rsid w:val="19FC2D90"/>
    <w:rsid w:val="1B5AC4F2"/>
    <w:rsid w:val="1E069447"/>
    <w:rsid w:val="1E25E5A2"/>
    <w:rsid w:val="1E67BADB"/>
    <w:rsid w:val="1E844DD5"/>
    <w:rsid w:val="1E97F63C"/>
    <w:rsid w:val="1F9DE40C"/>
    <w:rsid w:val="1FCCD231"/>
    <w:rsid w:val="204E54AD"/>
    <w:rsid w:val="20CB5CB1"/>
    <w:rsid w:val="218207D5"/>
    <w:rsid w:val="23BA63CC"/>
    <w:rsid w:val="24A04B8E"/>
    <w:rsid w:val="25A06D8D"/>
    <w:rsid w:val="26A2C467"/>
    <w:rsid w:val="26CB1ED0"/>
    <w:rsid w:val="27221A5A"/>
    <w:rsid w:val="2779FF22"/>
    <w:rsid w:val="285297F1"/>
    <w:rsid w:val="28DE591F"/>
    <w:rsid w:val="28EF3D89"/>
    <w:rsid w:val="2923BEFF"/>
    <w:rsid w:val="2C66A3C3"/>
    <w:rsid w:val="2E1D6B4D"/>
    <w:rsid w:val="2FB6841B"/>
    <w:rsid w:val="312DA1F4"/>
    <w:rsid w:val="35D67064"/>
    <w:rsid w:val="35E5704A"/>
    <w:rsid w:val="37D55A55"/>
    <w:rsid w:val="380954D4"/>
    <w:rsid w:val="3ABAAD1A"/>
    <w:rsid w:val="3B8BCEA8"/>
    <w:rsid w:val="3BFDE310"/>
    <w:rsid w:val="3FB5BF03"/>
    <w:rsid w:val="40304BCA"/>
    <w:rsid w:val="423AB3B9"/>
    <w:rsid w:val="42AD0DB3"/>
    <w:rsid w:val="43A4ACBB"/>
    <w:rsid w:val="43AEB21D"/>
    <w:rsid w:val="44762713"/>
    <w:rsid w:val="4681269A"/>
    <w:rsid w:val="469C0ADE"/>
    <w:rsid w:val="47461A47"/>
    <w:rsid w:val="4813EA91"/>
    <w:rsid w:val="4A5D2535"/>
    <w:rsid w:val="4B1C5398"/>
    <w:rsid w:val="4C5F9B6D"/>
    <w:rsid w:val="4CCA92DE"/>
    <w:rsid w:val="4DB54B1C"/>
    <w:rsid w:val="4DBCE9A4"/>
    <w:rsid w:val="4DC71A80"/>
    <w:rsid w:val="4E27C542"/>
    <w:rsid w:val="4E78C32C"/>
    <w:rsid w:val="51133781"/>
    <w:rsid w:val="52A9296E"/>
    <w:rsid w:val="537D1811"/>
    <w:rsid w:val="54ADE942"/>
    <w:rsid w:val="54C862B5"/>
    <w:rsid w:val="5603B8E0"/>
    <w:rsid w:val="562EBC6C"/>
    <w:rsid w:val="577A219B"/>
    <w:rsid w:val="57D01836"/>
    <w:rsid w:val="5CDADEC9"/>
    <w:rsid w:val="5E3AE058"/>
    <w:rsid w:val="5E46F129"/>
    <w:rsid w:val="5F9C3D09"/>
    <w:rsid w:val="60107D37"/>
    <w:rsid w:val="6023D658"/>
    <w:rsid w:val="639CE139"/>
    <w:rsid w:val="64438DE1"/>
    <w:rsid w:val="653BDA07"/>
    <w:rsid w:val="6621821D"/>
    <w:rsid w:val="685E917C"/>
    <w:rsid w:val="6948D516"/>
    <w:rsid w:val="6B70805C"/>
    <w:rsid w:val="6C3488DF"/>
    <w:rsid w:val="6CE8B5A8"/>
    <w:rsid w:val="6D1263E4"/>
    <w:rsid w:val="6D2252C9"/>
    <w:rsid w:val="708F21D8"/>
    <w:rsid w:val="709D614E"/>
    <w:rsid w:val="70D96797"/>
    <w:rsid w:val="735A7BD4"/>
    <w:rsid w:val="73DC88A5"/>
    <w:rsid w:val="741713E5"/>
    <w:rsid w:val="74403F23"/>
    <w:rsid w:val="745B2561"/>
    <w:rsid w:val="7569935A"/>
    <w:rsid w:val="764C4E47"/>
    <w:rsid w:val="7A4E9B7E"/>
    <w:rsid w:val="7A7AC937"/>
    <w:rsid w:val="7C033CF8"/>
    <w:rsid w:val="7FDA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DAB21"/>
  <w15:docId w15:val="{C94BCE5C-29EE-4600-A060-474F9600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7F0F"/>
    <w:pPr>
      <w:spacing w:line="240" w:lineRule="atLeast"/>
    </w:pPr>
    <w:rPr>
      <w:rFonts w:asciiTheme="minorHAnsi" w:hAnsiTheme="minorHAnsi"/>
      <w:spacing w:val="-4"/>
      <w:sz w:val="21"/>
      <w:szCs w:val="24"/>
    </w:rPr>
  </w:style>
  <w:style w:type="paragraph" w:styleId="Heading1">
    <w:name w:val="heading 1"/>
    <w:basedOn w:val="Normal"/>
    <w:next w:val="Normal"/>
    <w:qFormat/>
    <w:rsid w:val="00450B83"/>
    <w:pPr>
      <w:keepNext/>
      <w:tabs>
        <w:tab w:val="left" w:pos="1440"/>
      </w:tabs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qFormat/>
    <w:rsid w:val="00450B83"/>
    <w:pPr>
      <w:keepNext/>
      <w:tabs>
        <w:tab w:val="left" w:pos="1440"/>
      </w:tabs>
      <w:outlineLvl w:val="1"/>
    </w:pPr>
    <w:rPr>
      <w:rFonts w:eastAsia="Batang"/>
      <w:b/>
      <w:bCs/>
      <w:spacing w:val="-6"/>
      <w:sz w:val="22"/>
      <w:szCs w:val="22"/>
    </w:rPr>
  </w:style>
  <w:style w:type="paragraph" w:styleId="Heading3">
    <w:name w:val="heading 3"/>
    <w:basedOn w:val="Normal"/>
    <w:next w:val="Normal"/>
    <w:qFormat/>
    <w:rsid w:val="00450B83"/>
    <w:pPr>
      <w:keepNext/>
      <w:tabs>
        <w:tab w:val="left" w:pos="1440"/>
      </w:tabs>
      <w:outlineLvl w:val="2"/>
    </w:pPr>
    <w:rPr>
      <w:rFonts w:eastAsia="Batang"/>
      <w:i/>
      <w:iCs/>
      <w:spacing w:val="-6"/>
      <w:sz w:val="22"/>
      <w:szCs w:val="22"/>
    </w:rPr>
  </w:style>
  <w:style w:type="paragraph" w:styleId="Heading4">
    <w:name w:val="heading 4"/>
    <w:basedOn w:val="Normal"/>
    <w:next w:val="Normal"/>
    <w:qFormat/>
    <w:rsid w:val="00450B83"/>
    <w:pPr>
      <w:keepNext/>
      <w:ind w:left="1440"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50B83"/>
    <w:pPr>
      <w:jc w:val="center"/>
    </w:pPr>
    <w:rPr>
      <w:b/>
      <w:bCs/>
      <w:sz w:val="22"/>
      <w:szCs w:val="22"/>
    </w:rPr>
  </w:style>
  <w:style w:type="character" w:styleId="Hyperlink">
    <w:name w:val="Hyperlink"/>
    <w:basedOn w:val="DefaultParagraphFont"/>
    <w:semiHidden/>
    <w:rsid w:val="00450B83"/>
    <w:rPr>
      <w:color w:val="0000FF"/>
      <w:u w:val="single"/>
    </w:rPr>
  </w:style>
  <w:style w:type="paragraph" w:customStyle="1" w:styleId="InstitutionDescriptionResume">
    <w:name w:val="Institution Description (Resume)"/>
    <w:basedOn w:val="JobDescriptionResume"/>
    <w:rsid w:val="009F1C03"/>
    <w:rPr>
      <w:i/>
    </w:rPr>
  </w:style>
  <w:style w:type="character" w:customStyle="1" w:styleId="TitleChar">
    <w:name w:val="Title Char"/>
    <w:basedOn w:val="DefaultParagraphFont"/>
    <w:link w:val="Title"/>
    <w:rsid w:val="00A42CCF"/>
    <w:rPr>
      <w:b/>
      <w:bCs/>
      <w:spacing w:val="-4"/>
      <w:sz w:val="22"/>
      <w:szCs w:val="22"/>
      <w:lang w:val="en-US" w:eastAsia="en-US" w:bidi="ar-SA"/>
    </w:rPr>
  </w:style>
  <w:style w:type="character" w:styleId="FollowedHyperlink">
    <w:name w:val="FollowedHyperlink"/>
    <w:basedOn w:val="DefaultParagraphFont"/>
    <w:semiHidden/>
    <w:rsid w:val="00450B83"/>
    <w:rPr>
      <w:color w:val="800080"/>
      <w:u w:val="single"/>
    </w:rPr>
  </w:style>
  <w:style w:type="character" w:customStyle="1" w:styleId="CandidateNameResumeChar">
    <w:name w:val="Candidate Name (Resume) Char"/>
    <w:basedOn w:val="TitleChar"/>
    <w:link w:val="CandidateNameResume"/>
    <w:rsid w:val="00A42CCF"/>
    <w:rPr>
      <w:b/>
      <w:bCs/>
      <w:spacing w:val="-6"/>
      <w:sz w:val="33"/>
      <w:szCs w:val="33"/>
      <w:lang w:val="en-US" w:eastAsia="en-US" w:bidi="ar-SA"/>
    </w:rPr>
  </w:style>
  <w:style w:type="paragraph" w:customStyle="1" w:styleId="CandidateNameResume">
    <w:name w:val="Candidate Name (Resume)"/>
    <w:basedOn w:val="Title"/>
    <w:link w:val="CandidateNameResumeChar"/>
    <w:rsid w:val="00000FD5"/>
    <w:rPr>
      <w:b w:val="0"/>
      <w:bCs w:val="0"/>
      <w:spacing w:val="-6"/>
      <w:sz w:val="33"/>
      <w:szCs w:val="33"/>
    </w:rPr>
  </w:style>
  <w:style w:type="paragraph" w:customStyle="1" w:styleId="StyleJobTitleResumeNotBold">
    <w:name w:val="Style Job Title (Resume) + Not Bold"/>
    <w:basedOn w:val="JobTitleResume"/>
    <w:rsid w:val="00940E14"/>
    <w:rPr>
      <w:b w:val="0"/>
    </w:rPr>
  </w:style>
  <w:style w:type="paragraph" w:customStyle="1" w:styleId="CandidateContactInfoResume">
    <w:name w:val="Candidate Contact Info (Resume)"/>
    <w:basedOn w:val="Normal"/>
    <w:rsid w:val="00000FD5"/>
    <w:pPr>
      <w:tabs>
        <w:tab w:val="right" w:pos="10080"/>
      </w:tabs>
      <w:jc w:val="center"/>
    </w:pPr>
    <w:rPr>
      <w:spacing w:val="-6"/>
      <w:sz w:val="19"/>
      <w:szCs w:val="19"/>
    </w:rPr>
  </w:style>
  <w:style w:type="paragraph" w:customStyle="1" w:styleId="SectionHeading">
    <w:name w:val="Section Heading"/>
    <w:basedOn w:val="Heading1"/>
    <w:rsid w:val="00671B25"/>
    <w:pPr>
      <w:pBdr>
        <w:bottom w:val="single" w:sz="4" w:space="2" w:color="auto"/>
      </w:pBdr>
      <w:spacing w:before="180"/>
    </w:pPr>
    <w:rPr>
      <w:spacing w:val="-6"/>
      <w:sz w:val="21"/>
      <w:szCs w:val="21"/>
    </w:rPr>
  </w:style>
  <w:style w:type="paragraph" w:customStyle="1" w:styleId="InstitutionResume">
    <w:name w:val="Institution (Resume)"/>
    <w:basedOn w:val="Normal"/>
    <w:rsid w:val="00316B01"/>
    <w:pPr>
      <w:tabs>
        <w:tab w:val="right" w:pos="10080"/>
      </w:tabs>
      <w:spacing w:before="120"/>
    </w:pPr>
    <w:rPr>
      <w:spacing w:val="-6"/>
      <w:szCs w:val="21"/>
    </w:rPr>
  </w:style>
  <w:style w:type="paragraph" w:customStyle="1" w:styleId="DegreeResume">
    <w:name w:val="Degree (Resume)"/>
    <w:basedOn w:val="Normal"/>
    <w:rsid w:val="000D5503"/>
    <w:pPr>
      <w:tabs>
        <w:tab w:val="right" w:pos="10080"/>
      </w:tabs>
    </w:pPr>
    <w:rPr>
      <w:rFonts w:eastAsia="Batang"/>
      <w:i/>
      <w:iCs/>
      <w:spacing w:val="-6"/>
      <w:szCs w:val="21"/>
    </w:rPr>
  </w:style>
  <w:style w:type="paragraph" w:customStyle="1" w:styleId="ResumeBulletResume">
    <w:name w:val="Resume Bullet (Resume)"/>
    <w:basedOn w:val="Normal"/>
    <w:rsid w:val="00000FD5"/>
    <w:pPr>
      <w:numPr>
        <w:numId w:val="19"/>
      </w:numPr>
      <w:tabs>
        <w:tab w:val="left" w:pos="720"/>
      </w:tabs>
      <w:ind w:left="720"/>
    </w:pPr>
    <w:rPr>
      <w:rFonts w:eastAsia="Batang"/>
      <w:szCs w:val="21"/>
    </w:rPr>
  </w:style>
  <w:style w:type="paragraph" w:customStyle="1" w:styleId="JobDescriptionResume">
    <w:name w:val="Job Description (Resume)"/>
    <w:basedOn w:val="Normal"/>
    <w:rsid w:val="00061A5A"/>
    <w:pPr>
      <w:tabs>
        <w:tab w:val="right" w:pos="10080"/>
      </w:tabs>
    </w:pPr>
    <w:rPr>
      <w:bCs/>
      <w:szCs w:val="21"/>
    </w:rPr>
  </w:style>
  <w:style w:type="paragraph" w:customStyle="1" w:styleId="JobTitleResume">
    <w:name w:val="Job Title (Resume)"/>
    <w:basedOn w:val="Normal"/>
    <w:rsid w:val="00561282"/>
    <w:pPr>
      <w:spacing w:before="60"/>
    </w:pPr>
    <w:rPr>
      <w:rFonts w:eastAsia="Batang"/>
      <w:b/>
      <w:i/>
      <w:iCs/>
      <w:spacing w:val="-6"/>
      <w:szCs w:val="21"/>
    </w:rPr>
  </w:style>
  <w:style w:type="character" w:customStyle="1" w:styleId="InstitutionBoldResume">
    <w:name w:val="Institution Bold (Resume)"/>
    <w:basedOn w:val="DefaultParagraphFont"/>
    <w:rsid w:val="00316B01"/>
    <w:rPr>
      <w:b/>
      <w:bCs/>
      <w:smallCaps/>
      <w:spacing w:val="-6"/>
      <w:szCs w:val="21"/>
    </w:rPr>
  </w:style>
  <w:style w:type="paragraph" w:customStyle="1" w:styleId="JobTitledatesResume">
    <w:name w:val="Job Title dates (Resume)"/>
    <w:basedOn w:val="JobTitleResume"/>
    <w:rsid w:val="00502F64"/>
    <w:rPr>
      <w:b w:val="0"/>
    </w:rPr>
  </w:style>
  <w:style w:type="paragraph" w:styleId="ListParagraph">
    <w:name w:val="List Paragraph"/>
    <w:basedOn w:val="Normal"/>
    <w:uiPriority w:val="34"/>
    <w:qFormat/>
    <w:rsid w:val="00A57F0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C4704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47048"/>
    <w:rPr>
      <w:rFonts w:ascii="Segoe UI" w:hAnsi="Segoe UI" w:cs="Segoe UI"/>
      <w:spacing w:val="-4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B7044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B704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70442"/>
    <w:rPr>
      <w:rFonts w:asciiTheme="minorHAnsi" w:hAnsiTheme="minorHAnsi"/>
      <w:spacing w:val="-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704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70442"/>
    <w:rPr>
      <w:rFonts w:asciiTheme="minorHAnsi" w:hAnsiTheme="minorHAnsi"/>
      <w:b/>
      <w:bCs/>
      <w:spacing w:val="-4"/>
    </w:rPr>
  </w:style>
  <w:style w:type="character" w:styleId="Emphasis">
    <w:name w:val="Emphasis"/>
    <w:basedOn w:val="DefaultParagraphFont"/>
    <w:qFormat/>
    <w:rsid w:val="00AD39D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4C9"/>
    <w:rPr>
      <w:rFonts w:asciiTheme="minorHAnsi" w:hAnsiTheme="minorHAnsi"/>
      <w:spacing w:val="-4"/>
      <w:sz w:val="21"/>
      <w:szCs w:val="24"/>
    </w:rPr>
  </w:style>
  <w:style w:type="paragraph" w:styleId="Footer">
    <w:name w:val="footer"/>
    <w:basedOn w:val="Normal"/>
    <w:link w:val="Foot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4C9"/>
    <w:rPr>
      <w:rFonts w:asciiTheme="minorHAnsi" w:hAnsiTheme="minorHAnsi"/>
      <w:spacing w:val="-4"/>
      <w:sz w:val="21"/>
      <w:szCs w:val="24"/>
    </w:rPr>
  </w:style>
  <w:style w:type="table" w:styleId="TableGrid">
    <w:name w:val="Table Grid"/>
    <w:basedOn w:val="TableNormal"/>
    <w:uiPriority w:val="59"/>
    <w:rsid w:val="00DA54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167161"/>
    <w:rPr>
      <w:rFonts w:asciiTheme="minorHAnsi" w:hAnsiTheme="minorHAnsi"/>
      <w:spacing w:val="-4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F7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denj\OneDrive%20-%20UW\2018%20Career%20Orientation%20in%20Asia%20-%20BANGALORE\Foster%20Resume%20Template\Foster%20MBA%20Resume%20Template%20-%20NEW%20FONT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F6FC11-8EEE-6848-AA0C-56B433E9785B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A2BB12E65A64897EEB674F44FD269" ma:contentTypeVersion="12" ma:contentTypeDescription="Create a new document." ma:contentTypeScope="" ma:versionID="ff0929ab1e0f6f76a20a06373d699e99">
  <xsd:schema xmlns:xsd="http://www.w3.org/2001/XMLSchema" xmlns:xs="http://www.w3.org/2001/XMLSchema" xmlns:p="http://schemas.microsoft.com/office/2006/metadata/properties" xmlns:ns2="f2a0d369-7104-4cb1-a306-e397a96c86ce" xmlns:ns3="d04eaa0c-6c87-4e99-92f0-75d75a43c560" targetNamespace="http://schemas.microsoft.com/office/2006/metadata/properties" ma:root="true" ma:fieldsID="eb26a1432fae92c4b13b3fdf15989d98" ns2:_="" ns3:_="">
    <xsd:import namespace="f2a0d369-7104-4cb1-a306-e397a96c86ce"/>
    <xsd:import namespace="d04eaa0c-6c87-4e99-92f0-75d75a43c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0d369-7104-4cb1-a306-e397a96c8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eaa0c-6c87-4e99-92f0-75d75a43c56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>
    <SharedWithUsers xmlns="d04eaa0c-6c87-4e99-92f0-75d75a43c560">
      <UserInfo>
        <DisplayName>Leslie Meagley</DisplayName>
        <AccountId>29</AccountId>
        <AccountType/>
      </UserInfo>
      <UserInfo>
        <DisplayName>Stacy Duhon</DisplayName>
        <AccountId>30</AccountId>
        <AccountType/>
      </UserInfo>
      <UserInfo>
        <DisplayName>Julie Boden</DisplayName>
        <AccountId>10</AccountId>
        <AccountType/>
      </UserInfo>
      <UserInfo>
        <DisplayName>Gregory Heller</DisplayName>
        <AccountId>13</AccountId>
        <AccountType/>
      </UserInfo>
      <UserInfo>
        <DisplayName>Naomi K Sanchez</DisplayName>
        <AccountId>15</AccountId>
        <AccountType/>
      </UserInfo>
      <UserInfo>
        <DisplayName>Jean Gekler</DisplayName>
        <AccountId>19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10731E5E-69CE-46B8-B21E-8FCED8BBC2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0d369-7104-4cb1-a306-e397a96c86ce"/>
    <ds:schemaRef ds:uri="d04eaa0c-6c87-4e99-92f0-75d75a43c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4ABDCD-8985-43F7-B59F-01EA323A4C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3A0C1B-78CA-4792-89C5-C6519DF9AB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8936B9-B1C0-4A1F-964D-E9BCFD1D28CC}">
  <ds:schemaRefs>
    <ds:schemaRef ds:uri="http://schemas.microsoft.com/office/2006/metadata/properties"/>
    <ds:schemaRef ds:uri="d04eaa0c-6c87-4e99-92f0-75d75a43c5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Foster MBA Resume Template - NEW FONT </Template>
  <TotalTime>4</TotalTime>
  <Pages>2</Pages>
  <Words>500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Foster MBA Resume Template</vt:lpstr>
    </vt:vector>
  </TitlesOfParts>
  <Company>University of Washington</Company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Foster MBA Resume Template</dc:title>
  <dc:subject/>
  <dc:creator>Julie Boden</dc:creator>
  <cp:keywords/>
  <cp:lastModifiedBy>Elaine M Newtson</cp:lastModifiedBy>
  <cp:revision>2</cp:revision>
  <cp:lastPrinted>2019-04-16T01:03:00Z</cp:lastPrinted>
  <dcterms:created xsi:type="dcterms:W3CDTF">2022-08-26T17:11:00Z</dcterms:created>
  <dcterms:modified xsi:type="dcterms:W3CDTF">2022-08-26T17:11:00Z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0x010100D63A2BB12E65A64897EEB674F44FD269</vt:lpwstr>
  </property>
  <property fmtid="{D5CDD505-2E9C-101B-9397-08002B2CF9AE}" pid="3" name="grammarly_documentId">
    <vt:lpwstr>documentId_3692</vt:lpwstr>
  </property>
  <property fmtid="{D5CDD505-2E9C-101B-9397-08002B2CF9AE}" pid="4" name="grammarly_documentContext">
    <vt:lpwstr>{"goals":[],"domain":"general","emotions":[],"dialect":"american"}</vt:lpwstr>
  </property>
</Properties>
</file>